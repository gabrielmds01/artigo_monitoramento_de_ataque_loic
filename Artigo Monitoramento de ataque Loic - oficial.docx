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9F2FB" w14:textId="61922845" w:rsidR="00572293" w:rsidRPr="00B40AC4" w:rsidRDefault="00572293">
      <w:pPr>
        <w:spacing w:before="5"/>
        <w:rPr>
          <w:rFonts w:ascii="Times New Roman" w:eastAsia="Times New Roman" w:hAnsi="Times New Roman" w:cs="Times New Roman"/>
          <w:sz w:val="16"/>
          <w:szCs w:val="16"/>
        </w:rPr>
      </w:pPr>
    </w:p>
    <w:p w14:paraId="266EF3D7" w14:textId="7DC8A97E" w:rsidR="7A14B646" w:rsidRDefault="7A14B646" w:rsidP="7A14B646">
      <w:pPr>
        <w:spacing w:before="5"/>
        <w:rPr>
          <w:rFonts w:ascii="Times New Roman" w:eastAsia="Times New Roman" w:hAnsi="Times New Roman" w:cs="Times New Roman"/>
          <w:sz w:val="16"/>
          <w:szCs w:val="16"/>
        </w:rPr>
      </w:pPr>
    </w:p>
    <w:p w14:paraId="23293352" w14:textId="3B14FE49" w:rsidR="003628F8" w:rsidRDefault="008F7558" w:rsidP="009F232B">
      <w:pPr>
        <w:jc w:val="center"/>
        <w:rPr>
          <w:rFonts w:ascii="Times New Roman" w:eastAsia="Garamond" w:hAnsi="Times New Roman" w:cs="Times New Roman"/>
          <w:b/>
          <w:sz w:val="28"/>
          <w:szCs w:val="28"/>
          <w:lang w:val="pt-BR"/>
        </w:rPr>
      </w:pPr>
      <w:r w:rsidRPr="004A1B38">
        <w:rPr>
          <w:rFonts w:ascii="Times New Roman" w:eastAsia="Garamond" w:hAnsi="Times New Roman" w:cs="Times New Roman"/>
          <w:b/>
          <w:sz w:val="28"/>
          <w:szCs w:val="28"/>
          <w:lang w:val="pt-BR"/>
        </w:rPr>
        <w:t xml:space="preserve">MONITORAMENTO DE ATAQUE </w:t>
      </w:r>
      <w:r w:rsidR="003E60E4" w:rsidRPr="004A1B38">
        <w:rPr>
          <w:rFonts w:ascii="Times New Roman" w:eastAsia="Garamond" w:hAnsi="Times New Roman" w:cs="Times New Roman"/>
          <w:b/>
          <w:sz w:val="28"/>
          <w:szCs w:val="28"/>
          <w:lang w:val="pt-BR"/>
        </w:rPr>
        <w:t xml:space="preserve">LOIC UTILIZANDO O </w:t>
      </w:r>
      <w:r w:rsidR="00D44CB5" w:rsidRPr="004A1B38">
        <w:rPr>
          <w:rFonts w:ascii="Times New Roman" w:eastAsia="Garamond" w:hAnsi="Times New Roman" w:cs="Times New Roman"/>
          <w:b/>
          <w:sz w:val="28"/>
          <w:szCs w:val="28"/>
          <w:lang w:val="pt-BR"/>
        </w:rPr>
        <w:t>WIRESHARK</w:t>
      </w:r>
    </w:p>
    <w:p w14:paraId="2AC24A74" w14:textId="77777777" w:rsidR="004A1B38" w:rsidRPr="004A1B38" w:rsidRDefault="004A1B38" w:rsidP="007E3B3C">
      <w:pPr>
        <w:jc w:val="center"/>
        <w:rPr>
          <w:rFonts w:ascii="Times New Roman" w:eastAsia="Garamond" w:hAnsi="Times New Roman" w:cs="Times New Roman"/>
          <w:b/>
          <w:bCs/>
          <w:sz w:val="28"/>
          <w:szCs w:val="28"/>
          <w:lang w:val="pt-BR"/>
        </w:rPr>
      </w:pPr>
    </w:p>
    <w:p w14:paraId="40CC3BEC" w14:textId="6193460A" w:rsidR="003628F8" w:rsidRPr="004A1B38" w:rsidRDefault="003628F8" w:rsidP="009F232B">
      <w:pPr>
        <w:jc w:val="center"/>
        <w:rPr>
          <w:rFonts w:ascii="Times New Roman" w:eastAsia="Garamond" w:hAnsi="Times New Roman" w:cs="Times New Roman"/>
          <w:b/>
          <w:sz w:val="28"/>
          <w:szCs w:val="28"/>
          <w:lang w:val="pt-BR"/>
        </w:rPr>
      </w:pPr>
      <w:r w:rsidRPr="004A1B38">
        <w:rPr>
          <w:rFonts w:ascii="Times New Roman" w:eastAsia="Garamond" w:hAnsi="Times New Roman" w:cs="Times New Roman"/>
          <w:b/>
          <w:sz w:val="28"/>
          <w:szCs w:val="28"/>
          <w:lang w:val="pt-BR"/>
        </w:rPr>
        <w:t>LOIC</w:t>
      </w:r>
      <w:r w:rsidR="00573D41" w:rsidRPr="004A1B38">
        <w:rPr>
          <w:rFonts w:ascii="Times New Roman" w:eastAsia="Garamond" w:hAnsi="Times New Roman" w:cs="Times New Roman"/>
          <w:b/>
          <w:sz w:val="28"/>
          <w:szCs w:val="28"/>
          <w:lang w:val="pt-BR"/>
        </w:rPr>
        <w:t xml:space="preserve"> AT</w:t>
      </w:r>
      <w:r w:rsidR="0092022E" w:rsidRPr="004A1B38">
        <w:rPr>
          <w:rFonts w:ascii="Times New Roman" w:eastAsia="Garamond" w:hAnsi="Times New Roman" w:cs="Times New Roman"/>
          <w:b/>
          <w:sz w:val="28"/>
          <w:szCs w:val="28"/>
          <w:lang w:val="pt-BR"/>
        </w:rPr>
        <w:t>T</w:t>
      </w:r>
      <w:r w:rsidR="00573D41" w:rsidRPr="004A1B38">
        <w:rPr>
          <w:rFonts w:ascii="Times New Roman" w:eastAsia="Garamond" w:hAnsi="Times New Roman" w:cs="Times New Roman"/>
          <w:b/>
          <w:sz w:val="28"/>
          <w:szCs w:val="28"/>
          <w:lang w:val="pt-BR"/>
        </w:rPr>
        <w:t xml:space="preserve">ACK MONITORING USING </w:t>
      </w:r>
      <w:r w:rsidR="00D44CB5" w:rsidRPr="004A1B38">
        <w:rPr>
          <w:rFonts w:ascii="Times New Roman" w:eastAsia="Garamond" w:hAnsi="Times New Roman" w:cs="Times New Roman"/>
          <w:b/>
          <w:sz w:val="28"/>
          <w:szCs w:val="28"/>
          <w:lang w:val="pt-BR"/>
        </w:rPr>
        <w:t>WIRESHARK</w:t>
      </w:r>
    </w:p>
    <w:p w14:paraId="7DFB7CB9" w14:textId="06265AB3" w:rsidR="002D7AD5" w:rsidRPr="00C666F8" w:rsidRDefault="002D7AD5" w:rsidP="002D7AD5">
      <w:pPr>
        <w:pStyle w:val="paragraph"/>
        <w:spacing w:before="0" w:beforeAutospacing="0" w:after="0" w:afterAutospacing="0"/>
        <w:textAlignment w:val="baseline"/>
        <w:rPr>
          <w:rFonts w:eastAsiaTheme="minorHAnsi"/>
          <w:lang w:eastAsia="en-US"/>
        </w:rPr>
      </w:pPr>
    </w:p>
    <w:p w14:paraId="2283CC4D" w14:textId="77777777" w:rsidR="002D7AD5" w:rsidRPr="00C666F8" w:rsidRDefault="002D7AD5" w:rsidP="002D7AD5">
      <w:pPr>
        <w:pStyle w:val="paragraph"/>
        <w:spacing w:before="0" w:beforeAutospacing="0" w:after="0" w:afterAutospacing="0"/>
        <w:textAlignment w:val="baseline"/>
        <w:rPr>
          <w:rFonts w:eastAsiaTheme="minorHAnsi"/>
          <w:lang w:eastAsia="en-US"/>
        </w:rPr>
      </w:pPr>
    </w:p>
    <w:p w14:paraId="33ECC1AA" w14:textId="77777777" w:rsidR="002D7AD5" w:rsidRPr="00517D68" w:rsidRDefault="002D7AD5" w:rsidP="00B22F1D">
      <w:pPr>
        <w:pStyle w:val="paragraph"/>
        <w:spacing w:before="0" w:beforeAutospacing="0" w:after="0" w:afterAutospacing="0"/>
        <w:jc w:val="center"/>
        <w:textAlignment w:val="baseline"/>
        <w:rPr>
          <w:rFonts w:eastAsiaTheme="minorHAnsi"/>
          <w:lang w:eastAsia="en-US"/>
        </w:rPr>
      </w:pPr>
      <w:r w:rsidRPr="00517D68">
        <w:rPr>
          <w:rFonts w:eastAsiaTheme="minorHAnsi"/>
          <w:lang w:eastAsia="en-US"/>
        </w:rPr>
        <w:t>Felipe da Silva Cordeiro, Faculdade de Tecnologia de Americana, </w:t>
      </w:r>
    </w:p>
    <w:p w14:paraId="294F5813" w14:textId="62AD8453" w:rsidR="002D7AD5" w:rsidRPr="00517D68" w:rsidRDefault="00517A0B" w:rsidP="00B22F1D">
      <w:pPr>
        <w:jc w:val="center"/>
        <w:rPr>
          <w:rFonts w:ascii="Times New Roman" w:hAnsi="Times New Roman" w:cs="Times New Roman"/>
          <w:sz w:val="24"/>
          <w:szCs w:val="24"/>
          <w:lang w:val="pt-BR"/>
        </w:rPr>
      </w:pPr>
      <w:hyperlink r:id="rId11" w:history="1">
        <w:r w:rsidR="007B0D39" w:rsidRPr="00517D68">
          <w:rPr>
            <w:rStyle w:val="Hyperlink"/>
            <w:rFonts w:ascii="Times New Roman" w:hAnsi="Times New Roman" w:cs="Times New Roman"/>
            <w:sz w:val="24"/>
            <w:szCs w:val="24"/>
            <w:lang w:val="pt-BR"/>
          </w:rPr>
          <w:t>felipe.cordeiro6@fatec.sp.gov.br</w:t>
        </w:r>
      </w:hyperlink>
    </w:p>
    <w:p w14:paraId="0BED8919" w14:textId="29EEA6A1" w:rsidR="009418DC" w:rsidRPr="00517D68" w:rsidRDefault="009418DC" w:rsidP="00B22F1D">
      <w:pPr>
        <w:pStyle w:val="paragraph"/>
        <w:spacing w:before="0" w:beforeAutospacing="0" w:after="0" w:afterAutospacing="0"/>
        <w:jc w:val="center"/>
        <w:textAlignment w:val="baseline"/>
        <w:rPr>
          <w:rFonts w:eastAsiaTheme="minorHAnsi"/>
          <w:lang w:eastAsia="en-US"/>
        </w:rPr>
      </w:pPr>
      <w:r w:rsidRPr="00517D68">
        <w:rPr>
          <w:rFonts w:eastAsiaTheme="minorHAnsi"/>
          <w:lang w:eastAsia="en-US"/>
        </w:rPr>
        <w:t>Gabriel Marcos dos Santos, Faculdade de Tecnologia de Americana, </w:t>
      </w:r>
    </w:p>
    <w:p w14:paraId="59073385" w14:textId="4524C766" w:rsidR="0023746A" w:rsidRPr="00517D68" w:rsidRDefault="00517A0B" w:rsidP="00B22F1D">
      <w:pPr>
        <w:jc w:val="center"/>
        <w:rPr>
          <w:rFonts w:ascii="Times New Roman" w:hAnsi="Times New Roman" w:cs="Times New Roman"/>
          <w:sz w:val="24"/>
          <w:szCs w:val="24"/>
          <w:lang w:val="pt-BR"/>
        </w:rPr>
      </w:pPr>
      <w:hyperlink r:id="rId12" w:history="1">
        <w:r w:rsidR="007B0D39" w:rsidRPr="00517D68">
          <w:rPr>
            <w:rStyle w:val="Hyperlink"/>
            <w:rFonts w:ascii="Times New Roman" w:hAnsi="Times New Roman" w:cs="Times New Roman"/>
            <w:sz w:val="24"/>
            <w:szCs w:val="24"/>
            <w:lang w:val="pt-BR"/>
          </w:rPr>
          <w:t>gabriel.santos336@fatec.sp.gov.br</w:t>
        </w:r>
      </w:hyperlink>
    </w:p>
    <w:p w14:paraId="3CAA268D" w14:textId="1D578514" w:rsidR="00C264FE" w:rsidRPr="00517D68" w:rsidRDefault="00C264FE" w:rsidP="00B22F1D">
      <w:pPr>
        <w:pStyle w:val="paragraph"/>
        <w:spacing w:before="0" w:beforeAutospacing="0" w:after="0" w:afterAutospacing="0"/>
        <w:jc w:val="center"/>
        <w:textAlignment w:val="baseline"/>
        <w:rPr>
          <w:rFonts w:eastAsiaTheme="minorHAnsi"/>
          <w:lang w:eastAsia="en-US"/>
        </w:rPr>
      </w:pPr>
      <w:r w:rsidRPr="00517D68">
        <w:rPr>
          <w:rFonts w:eastAsiaTheme="minorHAnsi"/>
          <w:lang w:eastAsia="en-US"/>
        </w:rPr>
        <w:t>Horus de Oliveira, Faculdade de Tecnologia de Americana, </w:t>
      </w:r>
    </w:p>
    <w:p w14:paraId="6B13CFDA" w14:textId="0417C7FD" w:rsidR="007E3B3C" w:rsidRPr="00517D68" w:rsidRDefault="00517A0B" w:rsidP="00B22F1D">
      <w:pPr>
        <w:pStyle w:val="paragraph"/>
        <w:spacing w:before="0" w:beforeAutospacing="0" w:after="0" w:afterAutospacing="0"/>
        <w:jc w:val="center"/>
        <w:textAlignment w:val="baseline"/>
        <w:rPr>
          <w:rFonts w:eastAsiaTheme="minorHAnsi"/>
          <w:lang w:eastAsia="en-US"/>
        </w:rPr>
      </w:pPr>
      <w:hyperlink r:id="rId13" w:history="1">
        <w:r w:rsidR="007B0D39" w:rsidRPr="00517D68">
          <w:rPr>
            <w:rStyle w:val="Hyperlink"/>
            <w:rFonts w:eastAsiaTheme="minorHAnsi"/>
            <w:lang w:eastAsia="en-US"/>
          </w:rPr>
          <w:t>horus.oliveira@fatec.sp.gov.br</w:t>
        </w:r>
      </w:hyperlink>
    </w:p>
    <w:p w14:paraId="5F54EFBF" w14:textId="77777777" w:rsidR="007E3B3C" w:rsidRPr="00C666F8" w:rsidRDefault="007E3B3C" w:rsidP="007E3B3C">
      <w:pPr>
        <w:pStyle w:val="paragraph"/>
        <w:spacing w:before="0" w:beforeAutospacing="0" w:after="0" w:afterAutospacing="0"/>
        <w:jc w:val="center"/>
        <w:textAlignment w:val="baseline"/>
        <w:rPr>
          <w:rFonts w:eastAsiaTheme="minorHAnsi"/>
          <w:lang w:eastAsia="en-US"/>
        </w:rPr>
      </w:pPr>
    </w:p>
    <w:p w14:paraId="2E702027" w14:textId="6908CCBF" w:rsidR="0022248F" w:rsidRDefault="0005735D" w:rsidP="003B7B41">
      <w:pPr>
        <w:spacing w:before="120" w:after="120"/>
        <w:jc w:val="center"/>
        <w:rPr>
          <w:rFonts w:ascii="Times New Roman" w:hAnsi="Times New Roman" w:cs="Times New Roman"/>
          <w:sz w:val="28"/>
          <w:szCs w:val="28"/>
          <w:lang w:val="pt-BR"/>
        </w:rPr>
      </w:pPr>
      <w:bookmarkStart w:id="0" w:name="Resumo"/>
      <w:bookmarkEnd w:id="0"/>
      <w:r w:rsidRPr="1A3B366A">
        <w:rPr>
          <w:rFonts w:ascii="Times New Roman" w:hAnsi="Times New Roman" w:cs="Times New Roman"/>
          <w:sz w:val="28"/>
          <w:szCs w:val="28"/>
          <w:lang w:val="pt-BR"/>
        </w:rPr>
        <w:t>Resumo</w:t>
      </w:r>
    </w:p>
    <w:p w14:paraId="509A3A30" w14:textId="7A7FEDCE" w:rsidR="0022248F" w:rsidRDefault="0022248F" w:rsidP="00D3640E">
      <w:pPr>
        <w:jc w:val="both"/>
        <w:rPr>
          <w:rFonts w:ascii="Times New Roman" w:hAnsi="Times New Roman" w:cs="Times New Roman"/>
          <w:sz w:val="24"/>
          <w:szCs w:val="24"/>
          <w:lang w:val="pt-BR"/>
        </w:rPr>
      </w:pPr>
      <w:r w:rsidRPr="0022248F">
        <w:rPr>
          <w:rFonts w:ascii="Times New Roman" w:hAnsi="Times New Roman" w:cs="Times New Roman"/>
          <w:sz w:val="24"/>
          <w:szCs w:val="24"/>
          <w:lang w:val="pt-BR"/>
        </w:rPr>
        <w:t xml:space="preserve">O monitoramento de redes de dados é uma atividade complexa que enfrenta desafios éticos e técnicos. Do ponto de vista ético, o monitoramento de redes pode violar a privacidade dos usuários, pois coleta dados pessoais e sensíveis. Além disso, o uso inadequado desses dados pode resultar em discriminação, assédio ou violações dos direitos individuais. Do ponto de vista técnico, o monitoramento de redes requer recursos substanciais, incluindo hardware e software avançados, o que pode ser dispendioso e </w:t>
      </w:r>
      <w:r w:rsidR="00DD118E" w:rsidRPr="0022248F">
        <w:rPr>
          <w:rFonts w:ascii="Times New Roman" w:hAnsi="Times New Roman" w:cs="Times New Roman"/>
          <w:sz w:val="24"/>
          <w:szCs w:val="24"/>
          <w:lang w:val="pt-BR"/>
        </w:rPr>
        <w:t>complexo.</w:t>
      </w:r>
      <w:r w:rsidR="00DD118E">
        <w:rPr>
          <w:rFonts w:ascii="Times New Roman" w:hAnsi="Times New Roman" w:cs="Times New Roman"/>
          <w:sz w:val="24"/>
          <w:szCs w:val="24"/>
          <w:lang w:val="pt-BR"/>
        </w:rPr>
        <w:t xml:space="preserve"> É</w:t>
      </w:r>
      <w:r w:rsidRPr="0022248F">
        <w:rPr>
          <w:rFonts w:ascii="Times New Roman" w:hAnsi="Times New Roman" w:cs="Times New Roman"/>
          <w:sz w:val="24"/>
          <w:szCs w:val="24"/>
          <w:lang w:val="pt-BR"/>
        </w:rPr>
        <w:t xml:space="preserve"> preciso encontrar o equilíbrio adequado entre a busca por segurança e a proteção da privacidade. Para garantir que o monitoramento de redes seja conduzido de maneira ética e eficaz, é preciso estabelecer políticas claras e garantir a conformidade com regulamentações.</w:t>
      </w:r>
    </w:p>
    <w:p w14:paraId="259393AD" w14:textId="77777777" w:rsidR="003773F7" w:rsidRPr="00AB3EBA" w:rsidRDefault="003773F7" w:rsidP="00D3640E">
      <w:pPr>
        <w:jc w:val="both"/>
        <w:rPr>
          <w:rFonts w:ascii="Times New Roman" w:hAnsi="Times New Roman" w:cs="Times New Roman"/>
          <w:sz w:val="24"/>
          <w:szCs w:val="24"/>
          <w:lang w:val="pt-BR"/>
        </w:rPr>
      </w:pPr>
    </w:p>
    <w:p w14:paraId="6F02213D" w14:textId="5F029A7F" w:rsidR="00172C6A" w:rsidRDefault="0005735D" w:rsidP="00EE0BBE">
      <w:pPr>
        <w:jc w:val="both"/>
        <w:rPr>
          <w:rFonts w:ascii="Times New Roman" w:hAnsi="Times New Roman" w:cs="Times New Roman"/>
          <w:sz w:val="20"/>
          <w:szCs w:val="20"/>
          <w:lang w:val="pt-BR"/>
        </w:rPr>
      </w:pPr>
      <w:r w:rsidRPr="00897A44">
        <w:rPr>
          <w:rFonts w:ascii="Times New Roman" w:hAnsi="Times New Roman" w:cs="Times New Roman"/>
          <w:sz w:val="20"/>
          <w:szCs w:val="20"/>
          <w:lang w:val="pt-BR"/>
        </w:rPr>
        <w:t xml:space="preserve">Palavras-chave: </w:t>
      </w:r>
      <w:r w:rsidR="00EE0BBE" w:rsidRPr="00897A44">
        <w:rPr>
          <w:rFonts w:ascii="Times New Roman" w:hAnsi="Times New Roman" w:cs="Times New Roman"/>
          <w:sz w:val="20"/>
          <w:szCs w:val="20"/>
          <w:lang w:val="pt-BR"/>
        </w:rPr>
        <w:t xml:space="preserve">Monitoramento de redes de dados, Privacidade, </w:t>
      </w:r>
      <w:r w:rsidR="009F6971" w:rsidRPr="00897A44">
        <w:rPr>
          <w:rFonts w:ascii="Times New Roman" w:hAnsi="Times New Roman" w:cs="Times New Roman"/>
          <w:sz w:val="20"/>
          <w:szCs w:val="20"/>
          <w:lang w:val="pt-BR"/>
        </w:rPr>
        <w:t>WireShark</w:t>
      </w:r>
      <w:r w:rsidR="00EE0BBE" w:rsidRPr="00897A44">
        <w:rPr>
          <w:rFonts w:ascii="Times New Roman" w:hAnsi="Times New Roman" w:cs="Times New Roman"/>
          <w:sz w:val="20"/>
          <w:szCs w:val="20"/>
          <w:lang w:val="pt-BR"/>
        </w:rPr>
        <w:t>, Consentimento, Jurisdição</w:t>
      </w:r>
      <w:r w:rsidR="00A07A8F" w:rsidRPr="00897A44">
        <w:rPr>
          <w:rFonts w:ascii="Times New Roman" w:hAnsi="Times New Roman" w:cs="Times New Roman"/>
          <w:sz w:val="20"/>
          <w:szCs w:val="20"/>
          <w:lang w:val="pt-BR"/>
        </w:rPr>
        <w:t>.</w:t>
      </w:r>
    </w:p>
    <w:p w14:paraId="58184C5D" w14:textId="77777777" w:rsidR="003773F7" w:rsidRDefault="003773F7" w:rsidP="00EE0BBE">
      <w:pPr>
        <w:jc w:val="both"/>
        <w:rPr>
          <w:rFonts w:ascii="Times New Roman" w:hAnsi="Times New Roman" w:cs="Times New Roman"/>
          <w:sz w:val="20"/>
          <w:szCs w:val="20"/>
          <w:lang w:val="pt-BR"/>
        </w:rPr>
      </w:pPr>
    </w:p>
    <w:p w14:paraId="3D0ADB1E" w14:textId="77777777" w:rsidR="003773F7" w:rsidRPr="00897A44" w:rsidRDefault="003773F7" w:rsidP="00EE0BBE">
      <w:pPr>
        <w:jc w:val="both"/>
        <w:rPr>
          <w:rFonts w:ascii="Times New Roman" w:hAnsi="Times New Roman" w:cs="Times New Roman"/>
          <w:sz w:val="20"/>
          <w:szCs w:val="20"/>
          <w:lang w:val="pt-BR"/>
        </w:rPr>
      </w:pPr>
    </w:p>
    <w:p w14:paraId="3FC213CD" w14:textId="77777777" w:rsidR="00172C6A" w:rsidRPr="00F72408" w:rsidRDefault="0005735D" w:rsidP="003C350B">
      <w:pPr>
        <w:spacing w:before="120" w:after="120"/>
        <w:jc w:val="center"/>
        <w:rPr>
          <w:rFonts w:ascii="Times New Roman" w:hAnsi="Times New Roman" w:cs="Times New Roman"/>
          <w:sz w:val="28"/>
          <w:szCs w:val="28"/>
        </w:rPr>
      </w:pPr>
      <w:bookmarkStart w:id="1" w:name="Abstract"/>
      <w:bookmarkEnd w:id="1"/>
      <w:r w:rsidRPr="00F72408">
        <w:rPr>
          <w:rFonts w:ascii="Times New Roman" w:hAnsi="Times New Roman" w:cs="Times New Roman"/>
          <w:sz w:val="28"/>
          <w:szCs w:val="28"/>
        </w:rPr>
        <w:t>Abstract</w:t>
      </w:r>
    </w:p>
    <w:p w14:paraId="063DE702" w14:textId="77777777" w:rsidR="00D31E06" w:rsidRDefault="00D31E06" w:rsidP="006853B1">
      <w:pPr>
        <w:spacing w:before="120" w:after="120"/>
        <w:jc w:val="both"/>
        <w:rPr>
          <w:rFonts w:ascii="Times New Roman" w:eastAsia="Century" w:hAnsi="Times New Roman" w:cs="Times New Roman"/>
          <w:i/>
          <w:iCs/>
          <w:spacing w:val="-2"/>
          <w:sz w:val="24"/>
          <w:szCs w:val="24"/>
        </w:rPr>
      </w:pPr>
      <w:r w:rsidRPr="00D31E06">
        <w:rPr>
          <w:rFonts w:ascii="Times New Roman" w:eastAsia="Century" w:hAnsi="Times New Roman" w:cs="Times New Roman"/>
          <w:i/>
          <w:iCs/>
          <w:spacing w:val="-2"/>
          <w:sz w:val="24"/>
          <w:szCs w:val="24"/>
        </w:rPr>
        <w:t>This article provides a technical analysis of the ethical issues related to data network monitoring, a field filled with challenges encompassing technical, operational, and ethical concerns. Data network monitoring faces critical issues such as invasion of privacy due to the collection of personal and sensitive data. Furthermore, there are ethical concerns regarding the improper use of collected data, which can lead to discrimination, harassment, or violations of individual rights. The successful implementation of network monitoring requires substantial technical resources, including advanced hardware and software, which can be a costly and complex endeavor. Additionally, striking the right balance between pursuing security and safeguarding privacy is a constant challenge in this field. These ethical and technical issues, which are becoming increasingly complex with new technologies, make data network monitoring an area of great complexity and demand clear policies and compliance with regulations to ensure that it is conducted in an ethical and effective manner.</w:t>
      </w:r>
    </w:p>
    <w:p w14:paraId="06ACD230" w14:textId="3CEEBACD" w:rsidR="00F3242A" w:rsidRPr="00F72408" w:rsidRDefault="0005735D" w:rsidP="004A1B38">
      <w:pPr>
        <w:spacing w:before="120" w:after="120"/>
        <w:jc w:val="both"/>
        <w:rPr>
          <w:rFonts w:ascii="Times New Roman" w:hAnsi="Times New Roman" w:cs="Times New Roman"/>
          <w:sz w:val="20"/>
          <w:szCs w:val="20"/>
        </w:rPr>
      </w:pPr>
      <w:r w:rsidRPr="00F72408">
        <w:rPr>
          <w:rFonts w:ascii="Times New Roman" w:hAnsi="Times New Roman" w:cs="Times New Roman"/>
          <w:sz w:val="20"/>
          <w:szCs w:val="20"/>
        </w:rPr>
        <w:t xml:space="preserve">Keywords: </w:t>
      </w:r>
      <w:r w:rsidR="00942F94" w:rsidRPr="00F72408">
        <w:rPr>
          <w:rFonts w:ascii="Times New Roman" w:hAnsi="Times New Roman" w:cs="Times New Roman"/>
          <w:sz w:val="20"/>
          <w:szCs w:val="20"/>
        </w:rPr>
        <w:t xml:space="preserve">Data </w:t>
      </w:r>
      <w:r w:rsidR="00CE1B73" w:rsidRPr="00F72408">
        <w:rPr>
          <w:rFonts w:ascii="Times New Roman" w:hAnsi="Times New Roman" w:cs="Times New Roman"/>
          <w:sz w:val="20"/>
          <w:szCs w:val="20"/>
        </w:rPr>
        <w:t>Network Monitoring</w:t>
      </w:r>
      <w:r w:rsidR="00942F94" w:rsidRPr="00F72408">
        <w:rPr>
          <w:rFonts w:ascii="Times New Roman" w:hAnsi="Times New Roman" w:cs="Times New Roman"/>
          <w:sz w:val="20"/>
          <w:szCs w:val="20"/>
        </w:rPr>
        <w:t xml:space="preserve">, Privacy, </w:t>
      </w:r>
      <w:r w:rsidR="00CE1B73" w:rsidRPr="00F72408">
        <w:rPr>
          <w:rFonts w:ascii="Times New Roman" w:hAnsi="Times New Roman" w:cs="Times New Roman"/>
          <w:sz w:val="20"/>
          <w:szCs w:val="20"/>
        </w:rPr>
        <w:t>Wireshark</w:t>
      </w:r>
      <w:r w:rsidR="00942F94" w:rsidRPr="00F72408">
        <w:rPr>
          <w:rFonts w:ascii="Times New Roman" w:hAnsi="Times New Roman" w:cs="Times New Roman"/>
          <w:sz w:val="20"/>
          <w:szCs w:val="20"/>
        </w:rPr>
        <w:t>, Consent, Jurisdiction.</w:t>
      </w:r>
      <w:bookmarkStart w:id="2" w:name="Introdução"/>
      <w:bookmarkEnd w:id="2"/>
    </w:p>
    <w:p w14:paraId="4D275092" w14:textId="77777777" w:rsidR="004A1B38" w:rsidRDefault="004A1B38" w:rsidP="004A1B38">
      <w:pPr>
        <w:spacing w:before="120" w:after="120"/>
        <w:jc w:val="both"/>
        <w:rPr>
          <w:rFonts w:ascii="Times New Roman" w:hAnsi="Times New Roman" w:cs="Times New Roman"/>
          <w:bCs/>
          <w:i/>
          <w:iCs/>
          <w:spacing w:val="-3"/>
          <w:w w:val="95"/>
          <w:sz w:val="24"/>
          <w:szCs w:val="24"/>
        </w:rPr>
      </w:pPr>
    </w:p>
    <w:p w14:paraId="46DBB48F" w14:textId="77777777" w:rsidR="00CD4693" w:rsidRPr="004A1B38" w:rsidRDefault="00CD4693" w:rsidP="004A1B38">
      <w:pPr>
        <w:spacing w:before="120" w:after="120"/>
        <w:jc w:val="both"/>
        <w:rPr>
          <w:rFonts w:ascii="Times New Roman" w:hAnsi="Times New Roman" w:cs="Times New Roman"/>
          <w:bCs/>
          <w:i/>
          <w:iCs/>
          <w:spacing w:val="-3"/>
          <w:w w:val="95"/>
          <w:sz w:val="24"/>
          <w:szCs w:val="24"/>
        </w:rPr>
      </w:pPr>
    </w:p>
    <w:p w14:paraId="5B0A03D3" w14:textId="099DABED" w:rsidR="00CD28A6" w:rsidRPr="00CF5F76" w:rsidRDefault="0005735D" w:rsidP="00285393">
      <w:pPr>
        <w:pStyle w:val="Heading1"/>
        <w:numPr>
          <w:ilvl w:val="0"/>
          <w:numId w:val="3"/>
        </w:numPr>
        <w:tabs>
          <w:tab w:val="left" w:pos="534"/>
        </w:tabs>
        <w:spacing w:before="240"/>
        <w:ind w:left="357" w:hanging="357"/>
        <w:rPr>
          <w:rFonts w:ascii="Times New Roman" w:hAnsi="Times New Roman" w:cs="Times New Roman"/>
          <w:b/>
          <w:lang w:val="pt-BR"/>
        </w:rPr>
      </w:pPr>
      <w:r w:rsidRPr="00CF5F76">
        <w:rPr>
          <w:rFonts w:ascii="Times New Roman" w:hAnsi="Times New Roman" w:cs="Times New Roman"/>
          <w:b/>
          <w:lang w:val="pt-BR"/>
        </w:rPr>
        <w:t>Introdução</w:t>
      </w:r>
    </w:p>
    <w:p w14:paraId="66A58384" w14:textId="14AE8A0A" w:rsidR="00302087" w:rsidRPr="005B2EDD" w:rsidRDefault="00302087" w:rsidP="00E300C9">
      <w:pPr>
        <w:pStyle w:val="BodyText"/>
        <w:spacing w:before="120" w:after="240" w:line="360" w:lineRule="auto"/>
        <w:ind w:left="0" w:firstLine="709"/>
        <w:jc w:val="both"/>
        <w:rPr>
          <w:rFonts w:ascii="Times New Roman" w:hAnsi="Times New Roman" w:cs="Times New Roman"/>
          <w:sz w:val="24"/>
          <w:szCs w:val="24"/>
          <w:lang w:val="pt-BR"/>
        </w:rPr>
      </w:pPr>
      <w:r w:rsidRPr="005B2EDD">
        <w:rPr>
          <w:rFonts w:ascii="Times New Roman" w:hAnsi="Times New Roman" w:cs="Times New Roman"/>
          <w:sz w:val="24"/>
          <w:szCs w:val="24"/>
          <w:lang w:val="pt-BR"/>
        </w:rPr>
        <w:t>Nos últimos anos, a crescente interconectividade de nossos dispositivos e sistemas transformou o monitoramento de redes de dados em uma ferramenta crítica para manter a segurança, a integridade e a eficiência de nossos ambientes digitais. No entanto, à medida que avançamos em direção a essa era digital cada vez mais interligada, surgem questões éticas profundas que não podem ser ignoradas. Este artigo se propõe a explorar e analisar as questões éticas relacionadas ao monitoramento de redes de dados, um campo que se estende desde as questões técnicas e operacionais até as complexidades morais e legais.</w:t>
      </w:r>
    </w:p>
    <w:p w14:paraId="5A2E1503" w14:textId="79A04BDA" w:rsidR="00302087" w:rsidRPr="005B2EDD" w:rsidRDefault="007527E4" w:rsidP="00E300C9">
      <w:pPr>
        <w:pStyle w:val="BodyText"/>
        <w:spacing w:before="120" w:after="240" w:line="360" w:lineRule="auto"/>
        <w:ind w:left="0" w:firstLine="709"/>
        <w:jc w:val="both"/>
        <w:rPr>
          <w:rFonts w:ascii="Times New Roman" w:hAnsi="Times New Roman" w:cs="Times New Roman"/>
          <w:sz w:val="24"/>
          <w:szCs w:val="24"/>
          <w:lang w:val="pt-BR"/>
        </w:rPr>
      </w:pPr>
      <w:r w:rsidRPr="005B2EDD">
        <w:rPr>
          <w:rFonts w:ascii="Times New Roman" w:hAnsi="Times New Roman" w:cs="Times New Roman"/>
          <w:color w:val="FF0000"/>
          <w:sz w:val="24"/>
          <w:szCs w:val="24"/>
          <w:lang w:val="pt-BR"/>
        </w:rPr>
        <w:t xml:space="preserve"> </w:t>
      </w:r>
      <w:r w:rsidR="00302087" w:rsidRPr="005B2EDD">
        <w:rPr>
          <w:rFonts w:ascii="Times New Roman" w:hAnsi="Times New Roman" w:cs="Times New Roman"/>
          <w:sz w:val="24"/>
          <w:szCs w:val="24"/>
          <w:lang w:val="pt-BR"/>
        </w:rPr>
        <w:t>O monitoramento de redes de dados, embora fundamental para proteger contra ameaças cibernéticas e garantir o funcionamento adequado das redes, muitas vezes coloca em conflito a necessidade de segurança com a preservação da privacidade e dos direitos individuais. A coleta de informações sensíveis, a retenção de dados e o potencial abuso dessas informações são apenas algumas das preocupações éticas que permeiam esse domínio. À medida que a tecnologia avança e as ameaças cibernéticas se tornam mais sofisticadas, encontrar um equilíbrio entre a busca pela segurança e a garantia de princípios éticos e legais torna-se um desafio crucial e em constante evolução.</w:t>
      </w:r>
    </w:p>
    <w:p w14:paraId="269005E6" w14:textId="77777777" w:rsidR="00285393" w:rsidRDefault="00C93DDC" w:rsidP="00285393">
      <w:pPr>
        <w:pStyle w:val="BodyText"/>
        <w:spacing w:before="120" w:after="240" w:line="360" w:lineRule="auto"/>
        <w:ind w:left="0" w:firstLine="709"/>
        <w:jc w:val="both"/>
        <w:rPr>
          <w:rFonts w:ascii="Times New Roman" w:hAnsi="Times New Roman" w:cs="Times New Roman"/>
          <w:sz w:val="24"/>
          <w:szCs w:val="24"/>
          <w:lang w:val="pt-BR"/>
        </w:rPr>
      </w:pPr>
      <w:r w:rsidRPr="005B2EDD">
        <w:rPr>
          <w:rFonts w:ascii="Times New Roman" w:hAnsi="Times New Roman" w:cs="Times New Roman"/>
          <w:sz w:val="24"/>
          <w:szCs w:val="24"/>
          <w:lang w:val="pt-BR"/>
        </w:rPr>
        <w:t>Neste contexto, abordaremos o monitoramento de rede usando o software Wireshark em um cenário de ataque DDoS do tipo LOIC (Low Orbit Ion Cannon), que é um ataque de inundação de pacotes de rede. Este tipo de ataque tem o potencial de afetar severamente um usuário desprotegido, ou seja, alguém sem medidas de segurança, como um firewall ou antivírus, configurados em sua máquina. É importante ressaltar que as atividades de monitoramento e análise de tráfego ocorrerão em um ambiente controlado e seguro, utilizando máquinas virtuais para simular o ataque e garantindo que os testes sejam conduzidos de maneira ética e dentro dos limites legais.</w:t>
      </w:r>
    </w:p>
    <w:p w14:paraId="08422EF9" w14:textId="1D03253E" w:rsidR="00A719C4" w:rsidRDefault="00742209" w:rsidP="001A2B1D">
      <w:pPr>
        <w:pStyle w:val="Heading1"/>
        <w:numPr>
          <w:ilvl w:val="0"/>
          <w:numId w:val="3"/>
        </w:numPr>
        <w:tabs>
          <w:tab w:val="left" w:pos="534"/>
        </w:tabs>
        <w:spacing w:before="240"/>
        <w:ind w:left="357" w:hanging="357"/>
        <w:rPr>
          <w:rFonts w:ascii="Times New Roman" w:hAnsi="Times New Roman" w:cs="Times New Roman"/>
          <w:b/>
          <w:lang w:val="pt-BR"/>
        </w:rPr>
      </w:pPr>
      <w:r w:rsidRPr="001217AC">
        <w:rPr>
          <w:rFonts w:ascii="Times New Roman" w:hAnsi="Times New Roman" w:cs="Times New Roman"/>
          <w:b/>
          <w:lang w:val="pt-BR"/>
        </w:rPr>
        <w:t>Referencial Teórico</w:t>
      </w:r>
    </w:p>
    <w:p w14:paraId="6BA3B7DE" w14:textId="6484D813" w:rsidR="001A2B1D" w:rsidRPr="001A2B1D" w:rsidRDefault="001A2B1D" w:rsidP="003773F7">
      <w:pPr>
        <w:pStyle w:val="BodyText"/>
        <w:spacing w:before="120" w:after="240" w:line="360" w:lineRule="auto"/>
        <w:ind w:left="0" w:firstLine="709"/>
        <w:jc w:val="both"/>
        <w:rPr>
          <w:rFonts w:ascii="Times New Roman" w:hAnsi="Times New Roman" w:cs="Times New Roman"/>
          <w:sz w:val="24"/>
          <w:szCs w:val="24"/>
          <w:lang w:val="pt-BR"/>
        </w:rPr>
      </w:pPr>
      <w:r w:rsidRPr="007F567A">
        <w:rPr>
          <w:rFonts w:ascii="Times New Roman" w:hAnsi="Times New Roman" w:cs="Times New Roman"/>
          <w:sz w:val="24"/>
          <w:szCs w:val="24"/>
          <w:lang w:val="pt-BR"/>
        </w:rPr>
        <w:t>CARMONA e HEXSEL</w:t>
      </w:r>
      <w:r w:rsidR="002F180E">
        <w:rPr>
          <w:rFonts w:ascii="Times New Roman" w:hAnsi="Times New Roman" w:cs="Times New Roman"/>
          <w:sz w:val="24"/>
          <w:szCs w:val="24"/>
          <w:lang w:val="pt-BR"/>
        </w:rPr>
        <w:t xml:space="preserve"> (</w:t>
      </w:r>
      <w:r w:rsidRPr="007F567A">
        <w:rPr>
          <w:rFonts w:ascii="Times New Roman" w:hAnsi="Times New Roman" w:cs="Times New Roman"/>
          <w:sz w:val="24"/>
          <w:szCs w:val="24"/>
          <w:lang w:val="pt-BR"/>
        </w:rPr>
        <w:t>2005</w:t>
      </w:r>
      <w:r w:rsidR="002F180E">
        <w:rPr>
          <w:rFonts w:ascii="Times New Roman" w:hAnsi="Times New Roman" w:cs="Times New Roman"/>
          <w:sz w:val="24"/>
          <w:szCs w:val="24"/>
          <w:lang w:val="pt-BR"/>
        </w:rPr>
        <w:t>)</w:t>
      </w:r>
      <w:r w:rsidRPr="007F567A">
        <w:rPr>
          <w:rFonts w:ascii="Times New Roman" w:hAnsi="Times New Roman" w:cs="Times New Roman"/>
          <w:sz w:val="24"/>
          <w:szCs w:val="24"/>
          <w:lang w:val="pt-BR"/>
        </w:rPr>
        <w:t xml:space="preserve"> definem "Uma rede de computadores é o conjunto de computadores e canais, físicos que compõem um sistema de transporte eletrônico de informações"</w:t>
      </w:r>
      <w:r>
        <w:rPr>
          <w:rFonts w:ascii="Times New Roman" w:hAnsi="Times New Roman" w:cs="Times New Roman"/>
          <w:sz w:val="24"/>
          <w:szCs w:val="24"/>
          <w:lang w:val="pt-BR"/>
        </w:rPr>
        <w:t>.</w:t>
      </w:r>
    </w:p>
    <w:p w14:paraId="31A6D168" w14:textId="232DE326" w:rsidR="00EB6AB4" w:rsidRPr="001217AC" w:rsidRDefault="00F56868" w:rsidP="00A44783">
      <w:pPr>
        <w:pStyle w:val="Heading2"/>
        <w:numPr>
          <w:ilvl w:val="1"/>
          <w:numId w:val="3"/>
        </w:numPr>
        <w:rPr>
          <w:rFonts w:ascii="Times New Roman" w:hAnsi="Times New Roman" w:cs="Times New Roman"/>
          <w:b/>
          <w:lang w:val="pt-BR"/>
        </w:rPr>
      </w:pPr>
      <w:r w:rsidRPr="001217AC">
        <w:rPr>
          <w:rFonts w:ascii="Times New Roman" w:hAnsi="Times New Roman" w:cs="Times New Roman"/>
          <w:b/>
          <w:lang w:val="pt-BR"/>
        </w:rPr>
        <w:t>Monitoramento</w:t>
      </w:r>
      <w:r w:rsidR="00294756" w:rsidRPr="001217AC">
        <w:rPr>
          <w:rFonts w:ascii="Times New Roman" w:hAnsi="Times New Roman" w:cs="Times New Roman"/>
          <w:b/>
          <w:lang w:val="pt-BR"/>
        </w:rPr>
        <w:t xml:space="preserve"> de redes</w:t>
      </w:r>
    </w:p>
    <w:p w14:paraId="7B6489CC" w14:textId="2EA6A93E" w:rsidR="00F56868" w:rsidRPr="0045261B" w:rsidRDefault="008F783A" w:rsidP="0045261B">
      <w:pPr>
        <w:pStyle w:val="BodyText"/>
        <w:spacing w:before="120" w:after="240" w:line="360" w:lineRule="auto"/>
        <w:ind w:left="0" w:firstLine="709"/>
        <w:jc w:val="both"/>
        <w:rPr>
          <w:rFonts w:ascii="Times New Roman" w:hAnsi="Times New Roman" w:cs="Times New Roman"/>
          <w:sz w:val="24"/>
          <w:szCs w:val="24"/>
          <w:lang w:val="pt-BR"/>
        </w:rPr>
      </w:pPr>
      <w:r>
        <w:rPr>
          <w:rFonts w:ascii="Times New Roman" w:hAnsi="Times New Roman" w:cs="Times New Roman"/>
          <w:sz w:val="24"/>
          <w:szCs w:val="24"/>
          <w:lang w:val="pt-BR"/>
        </w:rPr>
        <w:t>De acordo com Menezes (2020</w:t>
      </w:r>
      <w:r w:rsidR="005413CA">
        <w:rPr>
          <w:rFonts w:ascii="Times New Roman" w:hAnsi="Times New Roman" w:cs="Times New Roman"/>
          <w:sz w:val="24"/>
          <w:szCs w:val="24"/>
          <w:lang w:val="pt-BR"/>
        </w:rPr>
        <w:t xml:space="preserve"> p .11 - 12</w:t>
      </w:r>
      <w:r>
        <w:rPr>
          <w:rFonts w:ascii="Times New Roman" w:hAnsi="Times New Roman" w:cs="Times New Roman"/>
          <w:sz w:val="24"/>
          <w:szCs w:val="24"/>
          <w:lang w:val="pt-BR"/>
        </w:rPr>
        <w:t>), o</w:t>
      </w:r>
      <w:r w:rsidR="00F56868" w:rsidRPr="0045261B">
        <w:rPr>
          <w:rFonts w:ascii="Times New Roman" w:hAnsi="Times New Roman" w:cs="Times New Roman"/>
          <w:sz w:val="24"/>
          <w:szCs w:val="24"/>
          <w:lang w:val="pt-BR"/>
        </w:rPr>
        <w:t xml:space="preserve"> referencial teórico aborda o monitoramento de redes de dados como uma parte essencial da segurança cibernética e da gestão de sistemas de informação. Este campo está inserido em um contexto complexo de considerações éticas que se desenvolvem em resposta à evolução tecnológica e à crescente interconectividade global. Privacidade e Direitos Individuais desempenham um papel crucial nesse cenário, uma vez que o monitoramento de redes de dados pode impactar diretamente a liberdade e a privacidade das pessoas. Essas preocupações tornam-se ainda mais prementes com a crescente atenção à regulamentação de proteção de dados, como a LGPD (Lei Geral de Proteção de Dados), que estabelece diretrizes rigorosas para a coleta e o tratamento de informações pessoais.</w:t>
      </w:r>
    </w:p>
    <w:p w14:paraId="49D0A596" w14:textId="62893FE2" w:rsidR="006C4820" w:rsidRDefault="00F56868" w:rsidP="006C4820">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 xml:space="preserve">Além disso, abordaremos as perspectivas éticas do utilitarismo, que permite avaliar as ações de monitoramento com base nas consequências e benefícios gerais, buscando o equilíbrio entre segurança cibernética e preservação da privacidade. A ética Deontológica, que se concentra na moralidade intrínseca das ações, será explorada em relação ao monitoramento de redes de dados, considerando se essas práticas são eticamente aceitáveis, independentemente de suas consequências. A ética da Virtude também desempenha um papel importante, incentivando o desenvolvimento de qualidades virtuosas, como transparência, honestidade e responsabilidade, no contexto do monitoramento de redes de </w:t>
      </w:r>
      <w:r w:rsidR="00E9369B" w:rsidRPr="0045261B">
        <w:rPr>
          <w:rFonts w:ascii="Times New Roman" w:hAnsi="Times New Roman" w:cs="Times New Roman"/>
          <w:sz w:val="24"/>
          <w:szCs w:val="24"/>
          <w:lang w:val="pt-BR"/>
        </w:rPr>
        <w:t>dados.</w:t>
      </w:r>
    </w:p>
    <w:p w14:paraId="6EDF310D" w14:textId="7A27F086" w:rsidR="00F56868" w:rsidRPr="001217AC" w:rsidRDefault="00F56868" w:rsidP="00BC3F48">
      <w:pPr>
        <w:pStyle w:val="Heading2"/>
        <w:numPr>
          <w:ilvl w:val="1"/>
          <w:numId w:val="3"/>
        </w:numPr>
        <w:rPr>
          <w:rFonts w:ascii="Times New Roman" w:hAnsi="Times New Roman" w:cs="Times New Roman"/>
          <w:b/>
          <w:lang w:val="pt-BR"/>
        </w:rPr>
      </w:pPr>
      <w:r w:rsidRPr="001217AC">
        <w:rPr>
          <w:rFonts w:ascii="Times New Roman" w:eastAsia="Times New Roman" w:hAnsi="Times New Roman" w:cs="Times New Roman"/>
          <w:b/>
          <w:lang w:val="pt-BR"/>
        </w:rPr>
        <w:t>DDOS</w:t>
      </w:r>
    </w:p>
    <w:p w14:paraId="71BCC5D6" w14:textId="06BD5B4B" w:rsidR="00273024" w:rsidRPr="0045261B" w:rsidRDefault="008F783A" w:rsidP="0045261B">
      <w:pPr>
        <w:pStyle w:val="BodyText"/>
        <w:spacing w:before="120" w:after="240" w:line="360" w:lineRule="auto"/>
        <w:ind w:left="0" w:firstLine="709"/>
        <w:jc w:val="both"/>
        <w:rPr>
          <w:rFonts w:ascii="Times New Roman" w:hAnsi="Times New Roman" w:cs="Times New Roman"/>
          <w:sz w:val="24"/>
          <w:szCs w:val="24"/>
          <w:lang w:val="pt-BR"/>
        </w:rPr>
      </w:pPr>
      <w:r>
        <w:rPr>
          <w:rFonts w:ascii="Times New Roman" w:hAnsi="Times New Roman" w:cs="Times New Roman"/>
          <w:sz w:val="24"/>
          <w:szCs w:val="24"/>
          <w:lang w:val="pt-BR"/>
        </w:rPr>
        <w:t>De acordo com Tecnoblog (2023), u</w:t>
      </w:r>
      <w:r w:rsidR="00273024" w:rsidRPr="0045261B">
        <w:rPr>
          <w:rFonts w:ascii="Times New Roman" w:hAnsi="Times New Roman" w:cs="Times New Roman"/>
          <w:sz w:val="24"/>
          <w:szCs w:val="24"/>
          <w:lang w:val="pt-BR"/>
        </w:rPr>
        <w:t>m ataque de negação de serviço distribuído, também conhecido como DDoS (Distributed Denial of Service), é uma tática que utiliza múltiplas fontes para sobrecarregar e comprometer um serviço online. Essa técnica explora as limitações de um servidor, inundando-o com solicitações simultâneas de diversas origens. O resultado é a indisponibilidade do serviço, causando prejuízos significativos. Este tipo de ataque envia um fluxo intenso de tráfego de múltiplas origens, sobrecarregando o serviço com solicitações contínuas e criando um tráfego falso, cujo objetivo é exceder a capacidade do site, tornando-o inoperante. Em alguns casos, os atacantes podem exigir um resgate financeiro para interromper o ataque, enquanto em outros, o objetivo é simplesmente prejudicar ou minar a credibilidade do serviço.</w:t>
      </w:r>
    </w:p>
    <w:p w14:paraId="1FBDAFD4" w14:textId="5C09C8D5" w:rsidR="00010009" w:rsidRDefault="00273024" w:rsidP="00010009">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Para realizar um ataque DDoS com sucesso, os perpetradores frequentemente contam com "auxiliares", que são recrutados para formar uma botnet. O termo "botnet" é uma combinação das palavras "</w:t>
      </w:r>
      <w:proofErr w:type="spellStart"/>
      <w:r w:rsidRPr="0045261B">
        <w:rPr>
          <w:rFonts w:ascii="Times New Roman" w:hAnsi="Times New Roman" w:cs="Times New Roman"/>
          <w:sz w:val="24"/>
          <w:szCs w:val="24"/>
          <w:lang w:val="pt-BR"/>
        </w:rPr>
        <w:t>bot</w:t>
      </w:r>
      <w:proofErr w:type="spellEnd"/>
      <w:r w:rsidRPr="0045261B">
        <w:rPr>
          <w:rFonts w:ascii="Times New Roman" w:hAnsi="Times New Roman" w:cs="Times New Roman"/>
          <w:sz w:val="24"/>
          <w:szCs w:val="24"/>
          <w:lang w:val="pt-BR"/>
        </w:rPr>
        <w:t>" (robô) e "network" (rede) e descreve uma rede de dispositivos, incluindo computadores, dispositivos móveis e aparelhos conectados à internet, todos infectados por malwares. Esses "escravos virtuais" são controlados pelo atacante, muitas vezes sem o conhecimento dos proprietários, e são usados para conduzir o ataque DDoS.</w:t>
      </w:r>
    </w:p>
    <w:p w14:paraId="639FD55C" w14:textId="61C7BF42" w:rsidR="00F56868" w:rsidRPr="001217AC" w:rsidRDefault="00D8149B" w:rsidP="00BC3F48">
      <w:pPr>
        <w:pStyle w:val="Heading2"/>
        <w:numPr>
          <w:ilvl w:val="1"/>
          <w:numId w:val="3"/>
        </w:numPr>
        <w:rPr>
          <w:rFonts w:ascii="Times New Roman" w:eastAsia="Times New Roman" w:hAnsi="Times New Roman" w:cs="Times New Roman"/>
          <w:b/>
          <w:lang w:val="pt-BR"/>
        </w:rPr>
      </w:pPr>
      <w:r w:rsidRPr="001217AC">
        <w:rPr>
          <w:rFonts w:ascii="Times New Roman" w:eastAsia="Times New Roman" w:hAnsi="Times New Roman" w:cs="Times New Roman"/>
          <w:b/>
          <w:lang w:val="pt-BR"/>
        </w:rPr>
        <w:t>HTTP</w:t>
      </w:r>
      <w:r w:rsidR="00A96C8E" w:rsidRPr="001217AC">
        <w:rPr>
          <w:rFonts w:ascii="Times New Roman" w:eastAsia="Times New Roman" w:hAnsi="Times New Roman" w:cs="Times New Roman"/>
          <w:b/>
          <w:lang w:val="pt-BR"/>
        </w:rPr>
        <w:t>/HTTPS</w:t>
      </w:r>
    </w:p>
    <w:p w14:paraId="4728B6C6" w14:textId="6AFD222C" w:rsidR="00A96C8E" w:rsidRPr="0045261B" w:rsidRDefault="008F783A" w:rsidP="0045261B">
      <w:pPr>
        <w:pStyle w:val="BodyText"/>
        <w:spacing w:before="120" w:after="240" w:line="360" w:lineRule="auto"/>
        <w:ind w:left="0" w:firstLine="709"/>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De acordo com </w:t>
      </w:r>
      <w:r w:rsidRPr="007F567A">
        <w:rPr>
          <w:rFonts w:ascii="Times New Roman" w:hAnsi="Times New Roman" w:cs="Times New Roman"/>
          <w:sz w:val="24"/>
          <w:szCs w:val="24"/>
          <w:lang w:val="pt-BR"/>
        </w:rPr>
        <w:t>H</w:t>
      </w:r>
      <w:r>
        <w:rPr>
          <w:rFonts w:ascii="Times New Roman" w:hAnsi="Times New Roman" w:cs="Times New Roman"/>
          <w:sz w:val="24"/>
          <w:szCs w:val="24"/>
          <w:lang w:val="pt-BR"/>
        </w:rPr>
        <w:t>ostgator Blog (</w:t>
      </w:r>
      <w:r w:rsidRPr="007F567A">
        <w:rPr>
          <w:rFonts w:ascii="Times New Roman" w:hAnsi="Times New Roman" w:cs="Times New Roman"/>
          <w:sz w:val="24"/>
          <w:szCs w:val="24"/>
          <w:lang w:val="pt-BR"/>
        </w:rPr>
        <w:t>2023</w:t>
      </w:r>
      <w:r>
        <w:rPr>
          <w:rFonts w:ascii="Times New Roman" w:hAnsi="Times New Roman" w:cs="Times New Roman"/>
          <w:sz w:val="24"/>
          <w:szCs w:val="24"/>
          <w:lang w:val="pt-BR"/>
        </w:rPr>
        <w:t>), e</w:t>
      </w:r>
      <w:r w:rsidR="00A96C8E" w:rsidRPr="0045261B">
        <w:rPr>
          <w:rFonts w:ascii="Times New Roman" w:hAnsi="Times New Roman" w:cs="Times New Roman"/>
          <w:sz w:val="24"/>
          <w:szCs w:val="24"/>
          <w:lang w:val="pt-BR"/>
        </w:rPr>
        <w:t>ste protocolo desempenha um papel fundamental na transmissão de páginas web na Internet. É importante compreender suas características e especificações para sua utilização eficaz. Funciona em redes baseadas em IP, permitindo a transmissão de páginas web de um servidor para um navegador. Além disso, não se restringe a aplicativos e não emprega criptografia.</w:t>
      </w:r>
    </w:p>
    <w:p w14:paraId="00705116" w14:textId="0839BC38"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O protocolo é sem estado, o que significa que os dados podem ser transmitidos em uma rede IP sem reter informações de estado anterior. Ele é amplamente utilizado para transferir páginas da Internet e dados entre servidores web e navegadores, mas também encontra aplicação em outros contextos.</w:t>
      </w:r>
    </w:p>
    <w:p w14:paraId="04CA71FE" w14:textId="5C02B39A"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 xml:space="preserve">Por exemplo, o protocolo de transferência de arquivos </w:t>
      </w:r>
      <w:proofErr w:type="spellStart"/>
      <w:r w:rsidRPr="0045261B">
        <w:rPr>
          <w:rFonts w:ascii="Times New Roman" w:hAnsi="Times New Roman" w:cs="Times New Roman"/>
          <w:sz w:val="24"/>
          <w:szCs w:val="24"/>
          <w:lang w:val="pt-BR"/>
        </w:rPr>
        <w:t>WebDAV</w:t>
      </w:r>
      <w:proofErr w:type="spellEnd"/>
      <w:r w:rsidRPr="0045261B">
        <w:rPr>
          <w:rFonts w:ascii="Times New Roman" w:hAnsi="Times New Roman" w:cs="Times New Roman"/>
          <w:sz w:val="24"/>
          <w:szCs w:val="24"/>
          <w:lang w:val="pt-BR"/>
        </w:rPr>
        <w:t>, construído com base nesse protocolo, é utilizado para transferir dados de diretórios e arquivos em redes IP. Além disso, serviços da Web REST têm sua base no Protocolo de Transferência de Hipertexto.</w:t>
      </w:r>
    </w:p>
    <w:p w14:paraId="0CA72A87" w14:textId="08CFAA16"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Em relação ao modelo de camadas, o protocolo é associado à camada de aplicação, no sétimo nível. Não emprega criptografia direta, sendo protegido por meio de túneis VPN criptografados (Rede Privada Virtual) ou pela variante criptografada do protocolo HTTPS.</w:t>
      </w:r>
    </w:p>
    <w:p w14:paraId="0BEECA7D" w14:textId="552090DC"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Essa abordagem evita a interceptação de conexões. Quando um site utiliza o protocolo HTTPS, o navegador indica a segurança por meio de um cadeado. Tecnicamente, uma unidade de comunicação em HTTP é denominada mensagem, composta por um cabeçalho e um corpo. O cabeçalho inclui metainformações básicas, como tipo de conteúdo e idioma, enquanto o corpo contém o conteúdo real do site exibido no navegador.</w:t>
      </w:r>
    </w:p>
    <w:p w14:paraId="7E9AF0FF" w14:textId="59C56207"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O protocolo TCP/IP é responsável pela transmissão do protocolo, que é sem estado, ou seja, cada solicitação é independente e processada separadamente, com informações sobre o sucesso da solicitação sendo retornadas.</w:t>
      </w:r>
    </w:p>
    <w:p w14:paraId="71B35713" w14:textId="68D6902A"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O protocolo não se limita à transmissão de conteúdo HTML, sendo possível a transmissão de vários formatos de dados. Muitos sites dinâmicos, que utilizam linguagens como PHP, empregam esse protocolo para transmitir formatos diversos.</w:t>
      </w:r>
    </w:p>
    <w:p w14:paraId="5D5880E8" w14:textId="61197B91"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Dois métodos de solicitação amplamente utilizados são o GET e o POST, com finalidades específicas. O GET busca dados de um servidor, enquanto o POST envia dados para o servidor. Há outros métodos de solicitação, como HEAD, PUT, PATCH, DELETE, CONNECT, OPTIONS e TRACE, cada um com funções distintas</w:t>
      </w:r>
      <w:r w:rsidR="00B24E11" w:rsidRPr="0045261B">
        <w:rPr>
          <w:rFonts w:ascii="Times New Roman" w:hAnsi="Times New Roman" w:cs="Times New Roman"/>
          <w:sz w:val="24"/>
          <w:szCs w:val="24"/>
          <w:lang w:val="pt-BR"/>
        </w:rPr>
        <w:t xml:space="preserve"> </w:t>
      </w:r>
      <w:r w:rsidR="00F365F3" w:rsidRPr="0045261B">
        <w:rPr>
          <w:rFonts w:ascii="Times New Roman" w:hAnsi="Times New Roman" w:cs="Times New Roman"/>
          <w:sz w:val="24"/>
          <w:szCs w:val="24"/>
          <w:lang w:val="pt-BR"/>
        </w:rPr>
        <w:t>(</w:t>
      </w:r>
      <w:r w:rsidR="00B24E11" w:rsidRPr="0045261B">
        <w:rPr>
          <w:rFonts w:ascii="Times New Roman" w:hAnsi="Times New Roman" w:cs="Times New Roman"/>
          <w:sz w:val="24"/>
          <w:szCs w:val="24"/>
          <w:lang w:val="pt-BR"/>
        </w:rPr>
        <w:t>Henrique, 2017).</w:t>
      </w:r>
    </w:p>
    <w:p w14:paraId="2E5576DB" w14:textId="5F246FF4"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Motores de busca utilizam o protocolo para recuperar dados de servidores, funcionando com um modelo cliente-servidor, em que o navegador age como cliente, enviando solicitações à porta 80 do servidor, que responde com mensagens.</w:t>
      </w:r>
    </w:p>
    <w:p w14:paraId="44F3C3BC" w14:textId="5D6EFD38" w:rsidR="00A96C8E" w:rsidRPr="0045261B" w:rsidRDefault="00A96C8E"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Alguns sites, como o Google, consideram o protocolo HTTPS como um fator de classificação oficial. Se o arquivo não estiver especificado no endereço, o servidor envia o arquivo padrão do domínio.</w:t>
      </w:r>
    </w:p>
    <w:p w14:paraId="77346C12" w14:textId="0DB10915" w:rsidR="00BC3F48" w:rsidRDefault="00A96C8E" w:rsidP="00D44D6F">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O protocolo, embora usado principalmente para transmitir páginas web, não se limita apenas ao hipertexto e é aplicável à troca de diversos tipos de dados. Para garantir transmissões seguras, o protocolo HTTPS é cada vez mais adotado, oferecendo autenticação e criptografia de ponta a ponta, garantindo segurança na Internet. Além disso, o protocolo permite a autenticação do usuário.</w:t>
      </w:r>
    </w:p>
    <w:p w14:paraId="12661626" w14:textId="41655AE5" w:rsidR="00D8149B" w:rsidRPr="001217AC" w:rsidRDefault="00BC3F48" w:rsidP="00AD4018">
      <w:pPr>
        <w:pStyle w:val="Heading2"/>
        <w:numPr>
          <w:ilvl w:val="1"/>
          <w:numId w:val="3"/>
        </w:numPr>
        <w:rPr>
          <w:rFonts w:ascii="Times New Roman" w:eastAsia="Times New Roman" w:hAnsi="Times New Roman" w:cs="Times New Roman"/>
          <w:b/>
          <w:lang w:val="pt-BR"/>
        </w:rPr>
      </w:pPr>
      <w:r w:rsidRPr="001217AC">
        <w:rPr>
          <w:rFonts w:ascii="Times New Roman" w:eastAsia="Times New Roman" w:hAnsi="Times New Roman" w:cs="Times New Roman"/>
          <w:b/>
          <w:lang w:val="pt-BR"/>
        </w:rPr>
        <w:t>LOIC</w:t>
      </w:r>
    </w:p>
    <w:p w14:paraId="3BD71DA0" w14:textId="50A36535" w:rsidR="00670A16" w:rsidRPr="0045261B" w:rsidRDefault="008F783A" w:rsidP="0045261B">
      <w:pPr>
        <w:pStyle w:val="BodyText"/>
        <w:spacing w:before="120" w:after="240" w:line="360" w:lineRule="auto"/>
        <w:ind w:left="0" w:firstLine="709"/>
        <w:jc w:val="both"/>
        <w:rPr>
          <w:rFonts w:ascii="Times New Roman" w:hAnsi="Times New Roman" w:cs="Times New Roman"/>
          <w:sz w:val="24"/>
          <w:szCs w:val="24"/>
          <w:lang w:val="pt-BR"/>
        </w:rPr>
      </w:pPr>
      <w:r>
        <w:rPr>
          <w:rFonts w:ascii="Times New Roman" w:hAnsi="Times New Roman" w:cs="Times New Roman"/>
          <w:sz w:val="24"/>
          <w:szCs w:val="24"/>
          <w:lang w:val="pt-BR"/>
        </w:rPr>
        <w:t>Conforme Leoni (</w:t>
      </w:r>
      <w:r w:rsidRPr="0045261B">
        <w:rPr>
          <w:rFonts w:ascii="Times New Roman" w:hAnsi="Times New Roman" w:cs="Times New Roman"/>
          <w:sz w:val="24"/>
          <w:szCs w:val="24"/>
          <w:lang w:val="pt-BR"/>
        </w:rPr>
        <w:t>2023)</w:t>
      </w:r>
      <w:r>
        <w:rPr>
          <w:rFonts w:ascii="Times New Roman" w:hAnsi="Times New Roman" w:cs="Times New Roman"/>
          <w:sz w:val="24"/>
          <w:szCs w:val="24"/>
          <w:lang w:val="pt-BR"/>
        </w:rPr>
        <w:t>, e</w:t>
      </w:r>
      <w:r w:rsidR="00670A16" w:rsidRPr="0045261B">
        <w:rPr>
          <w:rFonts w:ascii="Times New Roman" w:hAnsi="Times New Roman" w:cs="Times New Roman"/>
          <w:sz w:val="24"/>
          <w:szCs w:val="24"/>
          <w:lang w:val="pt-BR"/>
        </w:rPr>
        <w:t>ste é um software desenvolvido em C# com um único propósito: realizar ataques de negação de serviço (</w:t>
      </w:r>
      <w:proofErr w:type="spellStart"/>
      <w:r w:rsidR="00670A16" w:rsidRPr="0045261B">
        <w:rPr>
          <w:rFonts w:ascii="Times New Roman" w:hAnsi="Times New Roman" w:cs="Times New Roman"/>
          <w:sz w:val="24"/>
          <w:szCs w:val="24"/>
          <w:lang w:val="pt-BR"/>
        </w:rPr>
        <w:t>DoS</w:t>
      </w:r>
      <w:proofErr w:type="spellEnd"/>
      <w:r w:rsidR="00670A16" w:rsidRPr="0045261B">
        <w:rPr>
          <w:rFonts w:ascii="Times New Roman" w:hAnsi="Times New Roman" w:cs="Times New Roman"/>
          <w:sz w:val="24"/>
          <w:szCs w:val="24"/>
          <w:lang w:val="pt-BR"/>
        </w:rPr>
        <w:t>) ou ataques de negação de serviço distribuído (DDoS). Existem também versões em Javascript, chamada JS LOIC, e uma versão web conhecida como Low Orbit Web Cannon. A operação desse software envolve o envio de pacotes TCP e UDP, bem como solicitações HTTP direcionadas a um IP específico e a uma porta predefinida.</w:t>
      </w:r>
    </w:p>
    <w:p w14:paraId="5BF45B44" w14:textId="64D92FD3" w:rsidR="00670A16" w:rsidRPr="0045261B" w:rsidRDefault="00670A16"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 xml:space="preserve">Para </w:t>
      </w:r>
      <w:r w:rsidR="00A719C4">
        <w:rPr>
          <w:rFonts w:ascii="Times New Roman" w:hAnsi="Times New Roman" w:cs="Times New Roman"/>
          <w:sz w:val="24"/>
          <w:szCs w:val="24"/>
          <w:lang w:val="pt-BR"/>
        </w:rPr>
        <w:t>promover</w:t>
      </w:r>
      <w:r w:rsidRPr="0045261B">
        <w:rPr>
          <w:rFonts w:ascii="Times New Roman" w:hAnsi="Times New Roman" w:cs="Times New Roman"/>
          <w:sz w:val="24"/>
          <w:szCs w:val="24"/>
          <w:lang w:val="pt-BR"/>
        </w:rPr>
        <w:t xml:space="preserve"> um ataque L</w:t>
      </w:r>
      <w:r w:rsidR="235BAB89" w:rsidRPr="0045261B">
        <w:rPr>
          <w:rFonts w:ascii="Times New Roman" w:hAnsi="Times New Roman" w:cs="Times New Roman"/>
          <w:sz w:val="24"/>
          <w:szCs w:val="24"/>
          <w:lang w:val="pt-BR"/>
        </w:rPr>
        <w:t>OIC</w:t>
      </w:r>
      <w:r w:rsidRPr="0045261B">
        <w:rPr>
          <w:rFonts w:ascii="Times New Roman" w:hAnsi="Times New Roman" w:cs="Times New Roman"/>
          <w:sz w:val="24"/>
          <w:szCs w:val="24"/>
          <w:lang w:val="pt-BR"/>
        </w:rPr>
        <w:t>, é necessário que vários usuários executem o L</w:t>
      </w:r>
      <w:r w:rsidR="6E76585E" w:rsidRPr="0045261B">
        <w:rPr>
          <w:rFonts w:ascii="Times New Roman" w:hAnsi="Times New Roman" w:cs="Times New Roman"/>
          <w:sz w:val="24"/>
          <w:szCs w:val="24"/>
          <w:lang w:val="pt-BR"/>
        </w:rPr>
        <w:t>OIC</w:t>
      </w:r>
      <w:r w:rsidRPr="0045261B">
        <w:rPr>
          <w:rFonts w:ascii="Times New Roman" w:hAnsi="Times New Roman" w:cs="Times New Roman"/>
          <w:sz w:val="24"/>
          <w:szCs w:val="24"/>
          <w:lang w:val="pt-BR"/>
        </w:rPr>
        <w:t xml:space="preserve"> em um único endereço IP. Isso ocorre porque um único usuário executando o L</w:t>
      </w:r>
      <w:r w:rsidR="09D5ED66" w:rsidRPr="0045261B">
        <w:rPr>
          <w:rFonts w:ascii="Times New Roman" w:hAnsi="Times New Roman" w:cs="Times New Roman"/>
          <w:sz w:val="24"/>
          <w:szCs w:val="24"/>
          <w:lang w:val="pt-BR"/>
        </w:rPr>
        <w:t>OIC</w:t>
      </w:r>
      <w:r w:rsidRPr="0045261B">
        <w:rPr>
          <w:rFonts w:ascii="Times New Roman" w:hAnsi="Times New Roman" w:cs="Times New Roman"/>
          <w:sz w:val="24"/>
          <w:szCs w:val="24"/>
          <w:lang w:val="pt-BR"/>
        </w:rPr>
        <w:t xml:space="preserve"> normalmente não é capaz de causar uma negação de serviço significativa. No entanto, quando muitos usuários executam o </w:t>
      </w:r>
      <w:r w:rsidR="47351EBD" w:rsidRPr="0045261B">
        <w:rPr>
          <w:rFonts w:ascii="Times New Roman" w:hAnsi="Times New Roman" w:cs="Times New Roman"/>
          <w:sz w:val="24"/>
          <w:szCs w:val="24"/>
          <w:lang w:val="pt-BR"/>
        </w:rPr>
        <w:t>LOIC</w:t>
      </w:r>
      <w:r w:rsidRPr="0045261B">
        <w:rPr>
          <w:rFonts w:ascii="Times New Roman" w:hAnsi="Times New Roman" w:cs="Times New Roman"/>
          <w:sz w:val="24"/>
          <w:szCs w:val="24"/>
          <w:lang w:val="pt-BR"/>
        </w:rPr>
        <w:t xml:space="preserve"> simultaneamente, o servidor pode sofrer lentidão devido ao tráfego de rede excepcionalmente alto.</w:t>
      </w:r>
    </w:p>
    <w:p w14:paraId="5FBE5BDF" w14:textId="723404C5" w:rsidR="00670A16" w:rsidRPr="0045261B" w:rsidRDefault="00670A16" w:rsidP="0045261B">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Para prevenir ataques L</w:t>
      </w:r>
      <w:r w:rsidR="5B91BBFC" w:rsidRPr="0045261B">
        <w:rPr>
          <w:rFonts w:ascii="Times New Roman" w:hAnsi="Times New Roman" w:cs="Times New Roman"/>
          <w:sz w:val="24"/>
          <w:szCs w:val="24"/>
          <w:lang w:val="pt-BR"/>
        </w:rPr>
        <w:t>OIC</w:t>
      </w:r>
      <w:r w:rsidRPr="0045261B">
        <w:rPr>
          <w:rFonts w:ascii="Times New Roman" w:hAnsi="Times New Roman" w:cs="Times New Roman"/>
          <w:sz w:val="24"/>
          <w:szCs w:val="24"/>
          <w:lang w:val="pt-BR"/>
        </w:rPr>
        <w:t>, grandes provedores de serviços oferecem mecanismos de mitigação de DDoS, que operam no nível do provedor de serviços de internet (ISP). Se um usuário hospeda seu próprio servidor na web, ele pode se defender contra-ataques L</w:t>
      </w:r>
      <w:r w:rsidR="0A77259B" w:rsidRPr="0045261B">
        <w:rPr>
          <w:rFonts w:ascii="Times New Roman" w:hAnsi="Times New Roman" w:cs="Times New Roman"/>
          <w:sz w:val="24"/>
          <w:szCs w:val="24"/>
          <w:lang w:val="pt-BR"/>
        </w:rPr>
        <w:t>OIC</w:t>
      </w:r>
      <w:r w:rsidRPr="0045261B">
        <w:rPr>
          <w:rFonts w:ascii="Times New Roman" w:hAnsi="Times New Roman" w:cs="Times New Roman"/>
          <w:sz w:val="24"/>
          <w:szCs w:val="24"/>
          <w:lang w:val="pt-BR"/>
        </w:rPr>
        <w:t xml:space="preserve"> usando sistemas de detecção e prevenção de intrusões, como o </w:t>
      </w:r>
      <w:proofErr w:type="spellStart"/>
      <w:r w:rsidRPr="0045261B">
        <w:rPr>
          <w:rFonts w:ascii="Times New Roman" w:hAnsi="Times New Roman" w:cs="Times New Roman"/>
          <w:sz w:val="24"/>
          <w:szCs w:val="24"/>
          <w:lang w:val="pt-BR"/>
        </w:rPr>
        <w:t>Snort</w:t>
      </w:r>
      <w:proofErr w:type="spellEnd"/>
      <w:r w:rsidRPr="0045261B">
        <w:rPr>
          <w:rFonts w:ascii="Times New Roman" w:hAnsi="Times New Roman" w:cs="Times New Roman"/>
          <w:sz w:val="24"/>
          <w:szCs w:val="24"/>
          <w:lang w:val="pt-BR"/>
        </w:rPr>
        <w:t>.</w:t>
      </w:r>
    </w:p>
    <w:p w14:paraId="00BBA7F2" w14:textId="0AFA79B6" w:rsidR="00F2008C" w:rsidRDefault="00670A16" w:rsidP="00F2008C">
      <w:pPr>
        <w:pStyle w:val="BodyText"/>
        <w:spacing w:before="120" w:after="240" w:line="360" w:lineRule="auto"/>
        <w:ind w:left="0" w:firstLine="709"/>
        <w:jc w:val="both"/>
        <w:rPr>
          <w:rFonts w:ascii="Times New Roman" w:hAnsi="Times New Roman" w:cs="Times New Roman"/>
          <w:sz w:val="24"/>
          <w:szCs w:val="24"/>
          <w:lang w:val="pt-BR"/>
        </w:rPr>
      </w:pPr>
      <w:r w:rsidRPr="0045261B">
        <w:rPr>
          <w:rFonts w:ascii="Times New Roman" w:hAnsi="Times New Roman" w:cs="Times New Roman"/>
          <w:sz w:val="24"/>
          <w:szCs w:val="24"/>
          <w:lang w:val="pt-BR"/>
        </w:rPr>
        <w:t xml:space="preserve">Quando ocorre a detecção de uma tentativa de ataque Loic, o usuário pode filtrar os pacotes originados de </w:t>
      </w:r>
      <w:proofErr w:type="spellStart"/>
      <w:r w:rsidRPr="0045261B">
        <w:rPr>
          <w:rFonts w:ascii="Times New Roman" w:hAnsi="Times New Roman" w:cs="Times New Roman"/>
          <w:sz w:val="24"/>
          <w:szCs w:val="24"/>
          <w:lang w:val="pt-BR"/>
        </w:rPr>
        <w:t>IPs</w:t>
      </w:r>
      <w:proofErr w:type="spellEnd"/>
      <w:r w:rsidRPr="0045261B">
        <w:rPr>
          <w:rFonts w:ascii="Times New Roman" w:hAnsi="Times New Roman" w:cs="Times New Roman"/>
          <w:sz w:val="24"/>
          <w:szCs w:val="24"/>
          <w:lang w:val="pt-BR"/>
        </w:rPr>
        <w:t xml:space="preserve"> específicos. Além disso, como uma medida adicional de prevenção, é possível configurar um firewall para limitar o número de solicitações por minuto. Isso ajudará a filtrar o tráfego de ataque, mas não afetará os usuários legítimos</w:t>
      </w:r>
      <w:r w:rsidR="00C6201E">
        <w:rPr>
          <w:rFonts w:ascii="Times New Roman" w:hAnsi="Times New Roman" w:cs="Times New Roman"/>
          <w:sz w:val="24"/>
          <w:szCs w:val="24"/>
          <w:lang w:val="pt-BR"/>
        </w:rPr>
        <w:t>.</w:t>
      </w:r>
      <w:bookmarkStart w:id="3" w:name="Materiais_e_Métodos_(ou_Metodologia)"/>
      <w:bookmarkStart w:id="4" w:name="Resultados_e_Discussões"/>
      <w:bookmarkEnd w:id="3"/>
      <w:bookmarkEnd w:id="4"/>
    </w:p>
    <w:p w14:paraId="617313DE" w14:textId="5B7B6AB4" w:rsidR="00BA0CEE" w:rsidRPr="00BA0CEE" w:rsidRDefault="001C4F74" w:rsidP="00BA0CEE">
      <w:pPr>
        <w:pStyle w:val="Heading1"/>
        <w:numPr>
          <w:ilvl w:val="0"/>
          <w:numId w:val="3"/>
        </w:numPr>
        <w:tabs>
          <w:tab w:val="left" w:pos="534"/>
        </w:tabs>
        <w:spacing w:before="240"/>
        <w:ind w:left="357" w:hanging="357"/>
        <w:rPr>
          <w:rFonts w:ascii="Times New Roman" w:hAnsi="Times New Roman" w:cs="Times New Roman"/>
          <w:b/>
          <w:lang w:val="pt-BR"/>
        </w:rPr>
      </w:pPr>
      <w:r w:rsidRPr="001217AC">
        <w:rPr>
          <w:rFonts w:ascii="Times New Roman" w:hAnsi="Times New Roman" w:cs="Times New Roman"/>
          <w:b/>
          <w:lang w:val="pt-BR"/>
        </w:rPr>
        <w:t>Metodologia</w:t>
      </w:r>
    </w:p>
    <w:p w14:paraId="615A95B6" w14:textId="01F5ACDD" w:rsidR="009F04E0" w:rsidRPr="00233E25" w:rsidRDefault="0010711B" w:rsidP="00233E25">
      <w:pPr>
        <w:pStyle w:val="Heading2"/>
        <w:numPr>
          <w:ilvl w:val="1"/>
          <w:numId w:val="3"/>
        </w:numPr>
        <w:rPr>
          <w:rFonts w:ascii="Times New Roman" w:hAnsi="Times New Roman" w:cs="Times New Roman"/>
          <w:b/>
          <w:lang w:val="pt-BR"/>
        </w:rPr>
      </w:pPr>
      <w:r w:rsidRPr="00233E25">
        <w:rPr>
          <w:rFonts w:ascii="Times New Roman" w:hAnsi="Times New Roman" w:cs="Times New Roman"/>
          <w:b/>
          <w:lang w:val="pt-BR"/>
        </w:rPr>
        <w:t xml:space="preserve"> </w:t>
      </w:r>
      <w:r w:rsidR="003C6B48" w:rsidRPr="00233E25">
        <w:rPr>
          <w:rFonts w:ascii="Times New Roman" w:hAnsi="Times New Roman" w:cs="Times New Roman"/>
          <w:b/>
          <w:lang w:val="pt-BR"/>
        </w:rPr>
        <w:t>Tipo de Pesquisa</w:t>
      </w:r>
    </w:p>
    <w:p w14:paraId="2C03170F" w14:textId="5BFC44EE" w:rsidR="00262F2F" w:rsidRPr="00FB5BEA" w:rsidRDefault="005413CA" w:rsidP="00FB5BEA">
      <w:pPr>
        <w:pStyle w:val="BodyText"/>
        <w:spacing w:before="120" w:after="240" w:line="360" w:lineRule="auto"/>
        <w:ind w:left="0" w:firstLine="709"/>
        <w:jc w:val="both"/>
        <w:rPr>
          <w:rFonts w:ascii="Times New Roman" w:hAnsi="Times New Roman" w:cs="Times New Roman"/>
          <w:sz w:val="24"/>
          <w:szCs w:val="24"/>
          <w:lang w:val="pt-BR"/>
        </w:rPr>
      </w:pPr>
      <w:r>
        <w:rPr>
          <w:rFonts w:ascii="Times New Roman" w:hAnsi="Times New Roman" w:cs="Times New Roman"/>
          <w:sz w:val="24"/>
          <w:szCs w:val="24"/>
          <w:lang w:val="pt-BR"/>
        </w:rPr>
        <w:t>De acordo com Tech Tudo (2023), p</w:t>
      </w:r>
      <w:r w:rsidR="003C6B48" w:rsidRPr="00FB5BEA">
        <w:rPr>
          <w:rFonts w:ascii="Times New Roman" w:hAnsi="Times New Roman" w:cs="Times New Roman"/>
          <w:sz w:val="24"/>
          <w:szCs w:val="24"/>
          <w:lang w:val="pt-BR"/>
        </w:rPr>
        <w:t>ara o estudo do monitoramento de ataques LOIC, será realizada uma pesquisa experimental. Isso envolve a criação de um ambiente controlado e seguro, no qual simulações de ataques LOIC serão conduzidas para fins de monitoramento e análise.</w:t>
      </w:r>
    </w:p>
    <w:p w14:paraId="54CD2B85" w14:textId="2A8AA3CE" w:rsidR="009F04E0" w:rsidRPr="00411634" w:rsidRDefault="003C6B48" w:rsidP="000E09FE">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Coleta de Dados</w:t>
      </w:r>
    </w:p>
    <w:p w14:paraId="3722E7E9" w14:textId="34E0D11D" w:rsidR="003C6B48" w:rsidRPr="00FB5BEA" w:rsidRDefault="003C6B48" w:rsidP="00FB5BEA">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 xml:space="preserve"> O estudo envolverá a simulação de ataques LOIC em um ambiente controlado. Isso será feito por meio da execução do software LOIC em máquinas virtuais. Essas simulações fornecerão dados de tráfego de rede que serão monitorados e analisados.</w:t>
      </w:r>
    </w:p>
    <w:p w14:paraId="505017C4" w14:textId="23BAD6F3" w:rsidR="009F04E0" w:rsidRPr="00542D6B" w:rsidRDefault="003C6B48" w:rsidP="00233E25">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Uso do Wireshark</w:t>
      </w:r>
    </w:p>
    <w:p w14:paraId="7A9818CF" w14:textId="68BBB775" w:rsidR="003C6B48" w:rsidRPr="00FB5BEA" w:rsidRDefault="003C6B48" w:rsidP="00FB5BEA">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O Wireshark será utilizado como a ferramenta principal para o monitoramento e análise do tráfego de rede gerado pelas simulações de ataques LOIC. Ele permitirá a captura de pacotes de rede, análise de protocolos, e identificação de padrões de tráfego.</w:t>
      </w:r>
    </w:p>
    <w:p w14:paraId="37FCC678" w14:textId="51D4FC32" w:rsidR="003C6B48" w:rsidRPr="00542D6B" w:rsidRDefault="003C6B48" w:rsidP="00233E25">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Amostra</w:t>
      </w:r>
    </w:p>
    <w:p w14:paraId="553B5A84" w14:textId="036EAD82" w:rsidR="003C6B48" w:rsidRPr="00FB5BEA" w:rsidRDefault="00AA7468" w:rsidP="00FB5BEA">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As m</w:t>
      </w:r>
      <w:r w:rsidR="003C6B48" w:rsidRPr="00FB5BEA">
        <w:rPr>
          <w:rFonts w:ascii="Times New Roman" w:hAnsi="Times New Roman" w:cs="Times New Roman"/>
          <w:sz w:val="24"/>
          <w:szCs w:val="24"/>
          <w:lang w:val="pt-BR"/>
        </w:rPr>
        <w:t xml:space="preserve">áquinas </w:t>
      </w:r>
      <w:r w:rsidRPr="00FB5BEA">
        <w:rPr>
          <w:rFonts w:ascii="Times New Roman" w:hAnsi="Times New Roman" w:cs="Times New Roman"/>
          <w:sz w:val="24"/>
          <w:szCs w:val="24"/>
          <w:lang w:val="pt-BR"/>
        </w:rPr>
        <w:t>v</w:t>
      </w:r>
      <w:r w:rsidR="003C6B48" w:rsidRPr="00FB5BEA">
        <w:rPr>
          <w:rFonts w:ascii="Times New Roman" w:hAnsi="Times New Roman" w:cs="Times New Roman"/>
          <w:sz w:val="24"/>
          <w:szCs w:val="24"/>
          <w:lang w:val="pt-BR"/>
        </w:rPr>
        <w:t>irtuais</w:t>
      </w:r>
      <w:r w:rsidRPr="00FB5BEA">
        <w:rPr>
          <w:rFonts w:ascii="Times New Roman" w:hAnsi="Times New Roman" w:cs="Times New Roman"/>
          <w:sz w:val="24"/>
          <w:szCs w:val="24"/>
          <w:lang w:val="pt-BR"/>
        </w:rPr>
        <w:t xml:space="preserve"> s</w:t>
      </w:r>
      <w:r w:rsidR="003C6B48" w:rsidRPr="00FB5BEA">
        <w:rPr>
          <w:rFonts w:ascii="Times New Roman" w:hAnsi="Times New Roman" w:cs="Times New Roman"/>
          <w:sz w:val="24"/>
          <w:szCs w:val="24"/>
          <w:lang w:val="pt-BR"/>
        </w:rPr>
        <w:t>erão utilizadas para simular ataques LOIC. O tamanho da amostra dependerá das condições do experimento e dos recursos disponíveis.</w:t>
      </w:r>
    </w:p>
    <w:p w14:paraId="1C3A249B" w14:textId="72DBF4C9" w:rsidR="00034E85" w:rsidRPr="00542D6B" w:rsidRDefault="00034E85" w:rsidP="00233E25">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U</w:t>
      </w:r>
      <w:r w:rsidR="003C6B48" w:rsidRPr="00542D6B">
        <w:rPr>
          <w:rFonts w:ascii="Times New Roman" w:hAnsi="Times New Roman" w:cs="Times New Roman"/>
          <w:b/>
          <w:lang w:val="pt-BR"/>
        </w:rPr>
        <w:t>suários de Máquinas Virtuais</w:t>
      </w:r>
    </w:p>
    <w:p w14:paraId="2B4FAA67" w14:textId="4CCAD42A" w:rsidR="003C6B48" w:rsidRPr="00FB5BEA" w:rsidRDefault="003C6B48" w:rsidP="00FB5BEA">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A população em estudo consistirá nas máquinas virtuais utilizadas para a simulação de ataques LOIC.</w:t>
      </w:r>
    </w:p>
    <w:p w14:paraId="4477E68C" w14:textId="7B4AAF10" w:rsidR="009F04E0" w:rsidRPr="00542D6B" w:rsidRDefault="003C6B48" w:rsidP="0033331C">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Ambiente Controlado</w:t>
      </w:r>
    </w:p>
    <w:p w14:paraId="401FFA4B" w14:textId="3E300E17" w:rsidR="00AE2D02" w:rsidRPr="006D7293" w:rsidRDefault="0BCD7158" w:rsidP="3D791351">
      <w:pPr>
        <w:pStyle w:val="BodyText"/>
        <w:spacing w:before="120" w:after="240" w:line="360" w:lineRule="auto"/>
        <w:ind w:left="0" w:firstLine="709"/>
        <w:jc w:val="both"/>
        <w:rPr>
          <w:lang w:val="pt-BR"/>
        </w:rPr>
      </w:pPr>
      <w:r w:rsidRPr="3D791351">
        <w:rPr>
          <w:rFonts w:ascii="Times New Roman" w:hAnsi="Times New Roman" w:cs="Times New Roman"/>
          <w:sz w:val="24"/>
          <w:szCs w:val="24"/>
          <w:lang w:val="pt-BR"/>
        </w:rPr>
        <w:t xml:space="preserve"> O estudo será conduzido em um ambiente controlado, como um laboratório de segurança cibernética.</w:t>
      </w:r>
      <w:r w:rsidR="1102A519" w:rsidRPr="3D791351">
        <w:rPr>
          <w:rFonts w:ascii="Times New Roman" w:eastAsia="Times New Roman" w:hAnsi="Times New Roman" w:cs="Times New Roman"/>
          <w:sz w:val="24"/>
          <w:szCs w:val="24"/>
          <w:lang w:val="pt-BR"/>
        </w:rPr>
        <w:t xml:space="preserve"> Foram utilizadas duas máquinas virtuais instanciadas no Oracle VM VirtualBox, ambas configuradas em versão Ubuntu 64-bit, 2 unidades de processadores, 25 GB de armazenamento interno e uma única placa de rede em modo NAT, diferindo no aspecto de memória principal, sendo 6144MB para a atacante e 3620MB.</w:t>
      </w:r>
    </w:p>
    <w:p w14:paraId="7ABCAB8B" w14:textId="4E4E559C" w:rsidR="003C6B48" w:rsidRPr="00542D6B" w:rsidRDefault="003C6B48" w:rsidP="003D7B50">
      <w:pPr>
        <w:pStyle w:val="Heading2"/>
        <w:numPr>
          <w:ilvl w:val="1"/>
          <w:numId w:val="3"/>
        </w:numPr>
        <w:rPr>
          <w:rFonts w:ascii="Times New Roman" w:hAnsi="Times New Roman" w:cs="Times New Roman"/>
          <w:b/>
          <w:lang w:val="pt-BR"/>
        </w:rPr>
      </w:pPr>
      <w:r w:rsidRPr="00542D6B">
        <w:rPr>
          <w:rFonts w:ascii="Times New Roman" w:hAnsi="Times New Roman" w:cs="Times New Roman"/>
          <w:b/>
          <w:lang w:val="pt-BR"/>
        </w:rPr>
        <w:t>Análise de Dados</w:t>
      </w:r>
      <w:r w:rsidR="00411634">
        <w:rPr>
          <w:rFonts w:ascii="Times New Roman" w:hAnsi="Times New Roman" w:cs="Times New Roman"/>
          <w:b/>
          <w:lang w:val="pt-BR"/>
        </w:rPr>
        <w:t xml:space="preserve"> e Ética</w:t>
      </w:r>
    </w:p>
    <w:p w14:paraId="36A76A17" w14:textId="19B275F4" w:rsidR="003C6B48" w:rsidRPr="00FB5BEA" w:rsidRDefault="003C6B48" w:rsidP="0042605D">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Os dados coletados serão analisados usando o Wireshark para identificar padrões de tráfego, características dos ataques LOIC e outros aspectos relevantes.</w:t>
      </w:r>
      <w:r w:rsidR="00E832A7">
        <w:rPr>
          <w:rFonts w:ascii="Times New Roman" w:hAnsi="Times New Roman" w:cs="Times New Roman"/>
          <w:sz w:val="24"/>
          <w:szCs w:val="24"/>
          <w:lang w:val="pt-BR"/>
        </w:rPr>
        <w:t xml:space="preserve"> </w:t>
      </w:r>
      <w:r w:rsidR="00E832A7" w:rsidRPr="00FB5BEA">
        <w:rPr>
          <w:rFonts w:ascii="Times New Roman" w:hAnsi="Times New Roman" w:cs="Times New Roman"/>
          <w:sz w:val="24"/>
          <w:szCs w:val="24"/>
          <w:lang w:val="pt-BR"/>
        </w:rPr>
        <w:t>Todas as simulações e análises serão conduzidas de maneira ética e dentro dos limites legais. Não haverá impacto em sistemas ou redes reais, e as atividades serão estritamente para fins de pesquisa</w:t>
      </w:r>
      <w:r w:rsidR="00E832A7">
        <w:rPr>
          <w:rFonts w:ascii="Times New Roman" w:hAnsi="Times New Roman" w:cs="Times New Roman"/>
          <w:sz w:val="24"/>
          <w:szCs w:val="24"/>
          <w:lang w:val="pt-BR"/>
        </w:rPr>
        <w:t>.</w:t>
      </w:r>
    </w:p>
    <w:p w14:paraId="0812605D" w14:textId="36693B24" w:rsidR="00FF19EB" w:rsidRPr="00E832A7" w:rsidRDefault="00D3321A" w:rsidP="00E946D4">
      <w:pPr>
        <w:pStyle w:val="Heading2"/>
        <w:numPr>
          <w:ilvl w:val="1"/>
          <w:numId w:val="3"/>
        </w:numPr>
        <w:rPr>
          <w:rFonts w:ascii="Times New Roman" w:hAnsi="Times New Roman" w:cs="Times New Roman"/>
          <w:b/>
          <w:lang w:val="pt-BR"/>
        </w:rPr>
      </w:pPr>
      <w:r w:rsidRPr="00E832A7">
        <w:rPr>
          <w:rFonts w:ascii="Times New Roman" w:hAnsi="Times New Roman" w:cs="Times New Roman"/>
          <w:b/>
          <w:lang w:val="pt-BR"/>
        </w:rPr>
        <w:t>Considerações Finais</w:t>
      </w:r>
      <w:r w:rsidR="00FF19EB" w:rsidRPr="00E832A7">
        <w:rPr>
          <w:rFonts w:ascii="Times New Roman" w:hAnsi="Times New Roman" w:cs="Times New Roman"/>
          <w:b/>
          <w:lang w:val="pt-BR"/>
        </w:rPr>
        <w:t xml:space="preserve"> </w:t>
      </w:r>
    </w:p>
    <w:p w14:paraId="1A8C0B2D" w14:textId="0DB16CAE" w:rsidR="00D14741" w:rsidRDefault="003C6B48" w:rsidP="00FF19EB">
      <w:pPr>
        <w:pStyle w:val="BodyText"/>
        <w:spacing w:before="120" w:after="240" w:line="360" w:lineRule="auto"/>
        <w:ind w:left="0" w:firstLine="709"/>
        <w:jc w:val="both"/>
        <w:rPr>
          <w:rFonts w:ascii="Times New Roman" w:hAnsi="Times New Roman" w:cs="Times New Roman"/>
          <w:sz w:val="24"/>
          <w:szCs w:val="24"/>
          <w:lang w:val="pt-BR"/>
        </w:rPr>
      </w:pPr>
      <w:r w:rsidRPr="00FB5BEA">
        <w:rPr>
          <w:rFonts w:ascii="Times New Roman" w:hAnsi="Times New Roman" w:cs="Times New Roman"/>
          <w:sz w:val="24"/>
          <w:szCs w:val="24"/>
          <w:lang w:val="pt-BR"/>
        </w:rPr>
        <w:t>Os resultados do estudo fornecerão informações</w:t>
      </w:r>
      <w:r w:rsidR="001A2B1D">
        <w:rPr>
          <w:rFonts w:ascii="Times New Roman" w:hAnsi="Times New Roman" w:cs="Times New Roman"/>
          <w:sz w:val="24"/>
          <w:szCs w:val="24"/>
          <w:lang w:val="pt-BR"/>
        </w:rPr>
        <w:t xml:space="preserve"> relevantes </w:t>
      </w:r>
      <w:r w:rsidRPr="00FB5BEA">
        <w:rPr>
          <w:rFonts w:ascii="Times New Roman" w:hAnsi="Times New Roman" w:cs="Times New Roman"/>
          <w:sz w:val="24"/>
          <w:szCs w:val="24"/>
          <w:lang w:val="pt-BR"/>
        </w:rPr>
        <w:t>sobre como o Wireshark pode ser usado para monitorar ataques LOIC e os desafios éticos associados a esse tipo de monitorament</w:t>
      </w:r>
      <w:r w:rsidR="000E09FE">
        <w:rPr>
          <w:rFonts w:ascii="Times New Roman" w:hAnsi="Times New Roman" w:cs="Times New Roman"/>
          <w:sz w:val="24"/>
          <w:szCs w:val="24"/>
          <w:lang w:val="pt-BR"/>
        </w:rPr>
        <w:t>o.</w:t>
      </w:r>
      <w:bookmarkStart w:id="5" w:name="Bookmark7"/>
    </w:p>
    <w:p w14:paraId="49C17FF0" w14:textId="025BD6F3" w:rsidR="00172C6A" w:rsidRPr="00D14741" w:rsidRDefault="0005735D" w:rsidP="00D13E14">
      <w:pPr>
        <w:pStyle w:val="Heading1"/>
        <w:numPr>
          <w:ilvl w:val="0"/>
          <w:numId w:val="3"/>
        </w:numPr>
        <w:tabs>
          <w:tab w:val="left" w:pos="534"/>
        </w:tabs>
        <w:spacing w:before="240"/>
        <w:ind w:left="357" w:hanging="357"/>
        <w:rPr>
          <w:rFonts w:ascii="Times New Roman" w:hAnsi="Times New Roman" w:cs="Times New Roman"/>
          <w:b/>
          <w:lang w:val="pt-BR"/>
        </w:rPr>
      </w:pPr>
      <w:r w:rsidRPr="00D14741">
        <w:rPr>
          <w:rFonts w:ascii="Times New Roman" w:hAnsi="Times New Roman" w:cs="Times New Roman"/>
          <w:b/>
          <w:lang w:val="pt-BR"/>
        </w:rPr>
        <w:t>Resultados</w:t>
      </w:r>
      <w:bookmarkEnd w:id="5"/>
      <w:r w:rsidRPr="00D14741">
        <w:rPr>
          <w:rFonts w:ascii="Times New Roman" w:hAnsi="Times New Roman" w:cs="Times New Roman"/>
          <w:b/>
          <w:lang w:val="pt-BR"/>
        </w:rPr>
        <w:t xml:space="preserve"> e Discussões</w:t>
      </w:r>
    </w:p>
    <w:p w14:paraId="460AB55B" w14:textId="74631598" w:rsidR="009F3582" w:rsidRPr="007F567A" w:rsidRDefault="005413CA" w:rsidP="0092169A">
      <w:pPr>
        <w:pStyle w:val="BodyText"/>
        <w:spacing w:before="240" w:line="360" w:lineRule="auto"/>
        <w:ind w:left="0" w:firstLine="720"/>
        <w:jc w:val="both"/>
        <w:rPr>
          <w:rFonts w:ascii="Times New Roman" w:hAnsi="Times New Roman" w:cs="Times New Roman"/>
          <w:w w:val="95"/>
          <w:sz w:val="24"/>
          <w:szCs w:val="24"/>
          <w:lang w:val="pt-BR"/>
        </w:rPr>
      </w:pPr>
      <w:r>
        <w:rPr>
          <w:rFonts w:ascii="Times New Roman" w:hAnsi="Times New Roman" w:cs="Times New Roman"/>
          <w:w w:val="95"/>
          <w:sz w:val="24"/>
          <w:szCs w:val="24"/>
          <w:lang w:val="pt-BR"/>
        </w:rPr>
        <w:t xml:space="preserve"> Em concordância com </w:t>
      </w:r>
      <w:r w:rsidRPr="007F567A">
        <w:rPr>
          <w:rFonts w:ascii="Times New Roman" w:hAnsi="Times New Roman" w:cs="Times New Roman"/>
          <w:w w:val="95"/>
          <w:sz w:val="24"/>
          <w:szCs w:val="24"/>
          <w:lang w:val="pt-BR"/>
        </w:rPr>
        <w:t>O</w:t>
      </w:r>
      <w:r>
        <w:rPr>
          <w:rFonts w:ascii="Times New Roman" w:hAnsi="Times New Roman" w:cs="Times New Roman"/>
          <w:w w:val="95"/>
          <w:sz w:val="24"/>
          <w:szCs w:val="24"/>
          <w:lang w:val="pt-BR"/>
        </w:rPr>
        <w:t>restes (</w:t>
      </w:r>
      <w:r w:rsidRPr="007F567A">
        <w:rPr>
          <w:rFonts w:ascii="Times New Roman" w:hAnsi="Times New Roman" w:cs="Times New Roman"/>
          <w:w w:val="95"/>
          <w:sz w:val="24"/>
          <w:szCs w:val="24"/>
          <w:lang w:val="pt-BR"/>
        </w:rPr>
        <w:t>2023)</w:t>
      </w:r>
      <w:bookmarkStart w:id="6" w:name="Exemplo_de_subseções"/>
      <w:bookmarkEnd w:id="6"/>
      <w:r>
        <w:rPr>
          <w:rFonts w:ascii="Times New Roman" w:hAnsi="Times New Roman" w:cs="Times New Roman"/>
          <w:w w:val="95"/>
          <w:sz w:val="24"/>
          <w:szCs w:val="24"/>
          <w:lang w:val="pt-BR"/>
        </w:rPr>
        <w:t>, e</w:t>
      </w:r>
      <w:r w:rsidR="009F3582" w:rsidRPr="007F567A">
        <w:rPr>
          <w:rFonts w:ascii="Times New Roman" w:hAnsi="Times New Roman" w:cs="Times New Roman"/>
          <w:w w:val="95"/>
          <w:sz w:val="24"/>
          <w:szCs w:val="24"/>
          <w:lang w:val="pt-BR"/>
        </w:rPr>
        <w:t xml:space="preserve">m um estudo dividido em três estágios, a análise foi conduzida em ambientes distintos: primeiro, um ambiente controlado em uma rede interna virtual utilizando </w:t>
      </w:r>
      <w:proofErr w:type="spellStart"/>
      <w:r w:rsidR="009F3582" w:rsidRPr="007F567A">
        <w:rPr>
          <w:rFonts w:ascii="Times New Roman" w:hAnsi="Times New Roman" w:cs="Times New Roman"/>
          <w:w w:val="95"/>
          <w:sz w:val="24"/>
          <w:szCs w:val="24"/>
          <w:lang w:val="pt-BR"/>
        </w:rPr>
        <w:t>Radmin</w:t>
      </w:r>
      <w:proofErr w:type="spellEnd"/>
      <w:r w:rsidR="009F3582" w:rsidRPr="007F567A">
        <w:rPr>
          <w:rFonts w:ascii="Times New Roman" w:hAnsi="Times New Roman" w:cs="Times New Roman"/>
          <w:w w:val="95"/>
          <w:sz w:val="24"/>
          <w:szCs w:val="24"/>
          <w:lang w:val="pt-BR"/>
        </w:rPr>
        <w:t xml:space="preserve">; depois, em uma rede interna local; e, finalmente, na comunicação entre redes por meio de uma URL específica </w:t>
      </w:r>
      <w:r w:rsidR="420EA302" w:rsidRPr="003773F7">
        <w:rPr>
          <w:rFonts w:ascii="Times New Roman" w:hAnsi="Times New Roman" w:cs="Times New Roman"/>
          <w:w w:val="95"/>
          <w:sz w:val="24"/>
          <w:szCs w:val="24"/>
          <w:lang w:val="pt-BR"/>
        </w:rPr>
        <w:t>(</w:t>
      </w:r>
      <w:hyperlink r:id="rId14">
        <w:r w:rsidR="420EA302" w:rsidRPr="003773F7">
          <w:rPr>
            <w:rStyle w:val="Hyperlink"/>
            <w:rFonts w:ascii="Times New Roman" w:hAnsi="Times New Roman" w:cs="Times New Roman"/>
            <w:color w:val="auto"/>
            <w:sz w:val="24"/>
            <w:szCs w:val="24"/>
            <w:u w:val="none"/>
            <w:lang w:val="pt-BR"/>
          </w:rPr>
          <w:t>invasaomaquinaartigo.azurewebsites.net</w:t>
        </w:r>
      </w:hyperlink>
      <w:r w:rsidR="420EA302" w:rsidRPr="003773F7">
        <w:rPr>
          <w:rFonts w:ascii="Times New Roman" w:hAnsi="Times New Roman" w:cs="Times New Roman"/>
          <w:w w:val="95"/>
          <w:sz w:val="24"/>
          <w:szCs w:val="24"/>
          <w:lang w:val="pt-BR"/>
        </w:rPr>
        <w:t>).</w:t>
      </w:r>
      <w:r w:rsidR="009F3582" w:rsidRPr="003773F7">
        <w:rPr>
          <w:rFonts w:ascii="Times New Roman" w:hAnsi="Times New Roman" w:cs="Times New Roman"/>
          <w:w w:val="95"/>
          <w:sz w:val="24"/>
          <w:szCs w:val="24"/>
          <w:lang w:val="pt-BR"/>
        </w:rPr>
        <w:t xml:space="preserve"> </w:t>
      </w:r>
      <w:r w:rsidR="009F3582" w:rsidRPr="007F567A">
        <w:rPr>
          <w:rFonts w:ascii="Times New Roman" w:hAnsi="Times New Roman" w:cs="Times New Roman"/>
          <w:w w:val="95"/>
          <w:sz w:val="24"/>
          <w:szCs w:val="24"/>
          <w:lang w:val="pt-BR"/>
        </w:rPr>
        <w:t>Durante esses testes, várias abordagens foram empregadas, incluindo análise ICMP, envio de solicitações UDP e TCP.</w:t>
      </w:r>
    </w:p>
    <w:p w14:paraId="51AD0455" w14:textId="2731D2D9" w:rsidR="009F3582" w:rsidRPr="007F567A" w:rsidRDefault="009F3582" w:rsidP="0092169A">
      <w:pPr>
        <w:pStyle w:val="BodyText"/>
        <w:spacing w:before="240" w:line="360" w:lineRule="auto"/>
        <w:ind w:left="0" w:firstLine="720"/>
        <w:jc w:val="both"/>
        <w:rPr>
          <w:rFonts w:ascii="Times New Roman" w:hAnsi="Times New Roman" w:cs="Times New Roman"/>
          <w:w w:val="95"/>
          <w:sz w:val="24"/>
          <w:szCs w:val="24"/>
          <w:lang w:val="pt-BR"/>
        </w:rPr>
      </w:pPr>
      <w:r w:rsidRPr="007F567A">
        <w:rPr>
          <w:rFonts w:ascii="Times New Roman" w:hAnsi="Times New Roman" w:cs="Times New Roman"/>
          <w:w w:val="95"/>
          <w:sz w:val="24"/>
          <w:szCs w:val="24"/>
          <w:lang w:val="pt-BR"/>
        </w:rPr>
        <w:t>Uma observação importante foi a diferença notável nas respostas dos sistemas durante os ataques. Especificamente, quando utilizamos o método UDP, a comunicação foi interrompida, resultando na perda de todos os pacotes. Isso ocorreu devido ao tamanho relativamente menor dos pacotes UDP em comparação com o protocolo TCP. Isso permitiu uma maior taxa de envio e consequente saturação da largura de banda disponível. Enquanto no ambiente sofrendo interferência via protocolo TCP, a comunicação não foi interrompida. No entanto, as solicitações TCP ocuparam recursos físicos e lógicos da CPU, o que levou a gargalos de hardware e à lentidão das operações.</w:t>
      </w:r>
    </w:p>
    <w:p w14:paraId="535C74E6" w14:textId="77777777" w:rsidR="00B81AF2" w:rsidRPr="007F567A" w:rsidRDefault="009F3582" w:rsidP="0092169A">
      <w:pPr>
        <w:pStyle w:val="BodyText"/>
        <w:spacing w:before="240" w:line="360" w:lineRule="auto"/>
        <w:ind w:left="0" w:firstLine="720"/>
        <w:jc w:val="both"/>
        <w:rPr>
          <w:rFonts w:ascii="Times New Roman" w:hAnsi="Times New Roman" w:cs="Times New Roman"/>
          <w:w w:val="95"/>
          <w:sz w:val="24"/>
          <w:szCs w:val="24"/>
          <w:lang w:val="pt-BR"/>
        </w:rPr>
      </w:pPr>
      <w:r w:rsidRPr="007F567A">
        <w:rPr>
          <w:rFonts w:ascii="Times New Roman" w:hAnsi="Times New Roman" w:cs="Times New Roman"/>
          <w:w w:val="95"/>
          <w:sz w:val="24"/>
          <w:szCs w:val="24"/>
          <w:lang w:val="pt-BR"/>
        </w:rPr>
        <w:t>Esses resultados destacam a importância de escolher o protocolo de comunicação apropriado, dependendo dos objetivos e das características do sistema sob teste. A abordagem UDP pode ser mais eficaz em sobrecarregar a rede, interrompendo a comunicação, enquanto o uso de TCP pode não interromper a comunicação, mas pode sobrecarregar o hardware do sistema, prejudicando o desempenho. Essas conclusões podem ser valiosas para a otimização e a segurança de sistemas de rede em diferentes cenários.</w:t>
      </w:r>
    </w:p>
    <w:p w14:paraId="4ED6B048" w14:textId="28B973F4" w:rsidR="00364FA6" w:rsidRDefault="00B81AF2" w:rsidP="00BA0CEE">
      <w:pPr>
        <w:pStyle w:val="BodyText"/>
        <w:spacing w:before="240" w:line="360" w:lineRule="auto"/>
        <w:ind w:left="0" w:firstLine="720"/>
        <w:jc w:val="both"/>
        <w:rPr>
          <w:rFonts w:ascii="Times New Roman" w:hAnsi="Times New Roman" w:cs="Times New Roman"/>
          <w:w w:val="95"/>
          <w:sz w:val="24"/>
          <w:szCs w:val="24"/>
          <w:lang w:val="pt-BR"/>
        </w:rPr>
      </w:pPr>
      <w:r w:rsidRPr="007F567A">
        <w:rPr>
          <w:rFonts w:ascii="Times New Roman" w:hAnsi="Times New Roman" w:cs="Times New Roman"/>
          <w:w w:val="95"/>
          <w:sz w:val="24"/>
          <w:szCs w:val="24"/>
          <w:lang w:val="pt-BR"/>
        </w:rPr>
        <w:t>Os quocientes</w:t>
      </w:r>
      <w:r w:rsidR="00E55BF4" w:rsidRPr="007F567A">
        <w:rPr>
          <w:rFonts w:ascii="Times New Roman" w:hAnsi="Times New Roman" w:cs="Times New Roman"/>
          <w:w w:val="95"/>
          <w:sz w:val="24"/>
          <w:szCs w:val="24"/>
          <w:lang w:val="pt-BR"/>
        </w:rPr>
        <w:t xml:space="preserve"> foram semelhantes, somente n</w:t>
      </w:r>
      <w:r w:rsidR="00F95D42" w:rsidRPr="007F567A">
        <w:rPr>
          <w:rFonts w:ascii="Times New Roman" w:hAnsi="Times New Roman" w:cs="Times New Roman"/>
          <w:w w:val="95"/>
          <w:sz w:val="24"/>
          <w:szCs w:val="24"/>
          <w:lang w:val="pt-BR"/>
        </w:rPr>
        <w:t xml:space="preserve">o domínio </w:t>
      </w:r>
      <w:r w:rsidR="00C62C5A" w:rsidRPr="007F567A">
        <w:rPr>
          <w:rFonts w:ascii="Times New Roman" w:hAnsi="Times New Roman" w:cs="Times New Roman"/>
          <w:w w:val="95"/>
          <w:sz w:val="24"/>
          <w:szCs w:val="24"/>
          <w:lang w:val="pt-BR"/>
        </w:rPr>
        <w:t>oferecido</w:t>
      </w:r>
      <w:r w:rsidR="00F95D42" w:rsidRPr="007F567A">
        <w:rPr>
          <w:rFonts w:ascii="Times New Roman" w:hAnsi="Times New Roman" w:cs="Times New Roman"/>
          <w:w w:val="95"/>
          <w:sz w:val="24"/>
          <w:szCs w:val="24"/>
          <w:lang w:val="pt-BR"/>
        </w:rPr>
        <w:t xml:space="preserve"> pela plataforma Micro</w:t>
      </w:r>
      <w:r w:rsidR="00C62C5A" w:rsidRPr="007F567A">
        <w:rPr>
          <w:rFonts w:ascii="Times New Roman" w:hAnsi="Times New Roman" w:cs="Times New Roman"/>
          <w:w w:val="95"/>
          <w:sz w:val="24"/>
          <w:szCs w:val="24"/>
          <w:lang w:val="pt-BR"/>
        </w:rPr>
        <w:t>soft A</w:t>
      </w:r>
      <w:r w:rsidR="00E55BF4" w:rsidRPr="007F567A">
        <w:rPr>
          <w:rFonts w:ascii="Times New Roman" w:hAnsi="Times New Roman" w:cs="Times New Roman"/>
          <w:w w:val="95"/>
          <w:sz w:val="24"/>
          <w:szCs w:val="24"/>
          <w:lang w:val="pt-BR"/>
        </w:rPr>
        <w:t>zure houve picos, por contar com uma segurança pré-estabelecida</w:t>
      </w:r>
      <w:r w:rsidR="00250631" w:rsidRPr="007F567A">
        <w:rPr>
          <w:rFonts w:ascii="Times New Roman" w:hAnsi="Times New Roman" w:cs="Times New Roman"/>
          <w:w w:val="95"/>
          <w:sz w:val="24"/>
          <w:szCs w:val="24"/>
          <w:lang w:val="pt-BR"/>
        </w:rPr>
        <w:t xml:space="preserve"> </w:t>
      </w:r>
      <w:r w:rsidR="00E55BF4" w:rsidRPr="007F567A">
        <w:rPr>
          <w:rFonts w:ascii="Times New Roman" w:hAnsi="Times New Roman" w:cs="Times New Roman"/>
          <w:w w:val="95"/>
          <w:sz w:val="24"/>
          <w:szCs w:val="24"/>
          <w:lang w:val="pt-BR"/>
        </w:rPr>
        <w:t>interrompendo a inundação de pacotes</w:t>
      </w:r>
      <w:r w:rsidR="001D7131" w:rsidRPr="007F567A">
        <w:rPr>
          <w:rFonts w:ascii="Times New Roman" w:hAnsi="Times New Roman" w:cs="Times New Roman"/>
          <w:w w:val="95"/>
          <w:sz w:val="24"/>
          <w:szCs w:val="24"/>
          <w:lang w:val="pt-BR"/>
        </w:rPr>
        <w:t xml:space="preserve"> </w:t>
      </w:r>
      <w:r w:rsidR="00492046" w:rsidRPr="007F567A">
        <w:rPr>
          <w:rFonts w:ascii="Times New Roman" w:hAnsi="Times New Roman" w:cs="Times New Roman"/>
          <w:w w:val="95"/>
          <w:sz w:val="24"/>
          <w:szCs w:val="24"/>
          <w:lang w:val="pt-BR"/>
        </w:rPr>
        <w:t>evidenciado</w:t>
      </w:r>
      <w:r w:rsidR="00571C75" w:rsidRPr="007F567A">
        <w:rPr>
          <w:rFonts w:ascii="Times New Roman" w:hAnsi="Times New Roman" w:cs="Times New Roman"/>
          <w:w w:val="95"/>
          <w:sz w:val="24"/>
          <w:szCs w:val="24"/>
          <w:lang w:val="pt-BR"/>
        </w:rPr>
        <w:t xml:space="preserve"> pela</w:t>
      </w:r>
      <w:r w:rsidR="00884387" w:rsidRPr="007F567A">
        <w:rPr>
          <w:rFonts w:ascii="Times New Roman" w:hAnsi="Times New Roman" w:cs="Times New Roman"/>
          <w:w w:val="95"/>
          <w:sz w:val="24"/>
          <w:szCs w:val="24"/>
          <w:lang w:val="pt-BR"/>
        </w:rPr>
        <w:t xml:space="preserve"> sequência</w:t>
      </w:r>
      <w:r w:rsidR="00571C75" w:rsidRPr="007F567A">
        <w:rPr>
          <w:rFonts w:ascii="Times New Roman" w:hAnsi="Times New Roman" w:cs="Times New Roman"/>
          <w:w w:val="95"/>
          <w:sz w:val="24"/>
          <w:szCs w:val="24"/>
          <w:lang w:val="pt-BR"/>
        </w:rPr>
        <w:t xml:space="preserve"> </w:t>
      </w:r>
      <w:r w:rsidR="00884387" w:rsidRPr="007F567A">
        <w:rPr>
          <w:rFonts w:ascii="Times New Roman" w:hAnsi="Times New Roman" w:cs="Times New Roman"/>
          <w:w w:val="95"/>
          <w:sz w:val="24"/>
          <w:szCs w:val="24"/>
          <w:lang w:val="pt-BR"/>
        </w:rPr>
        <w:t>repetitiva</w:t>
      </w:r>
      <w:r w:rsidR="00586D56" w:rsidRPr="007F567A">
        <w:rPr>
          <w:rFonts w:ascii="Times New Roman" w:hAnsi="Times New Roman" w:cs="Times New Roman"/>
          <w:w w:val="95"/>
          <w:sz w:val="24"/>
          <w:szCs w:val="24"/>
          <w:lang w:val="pt-BR"/>
        </w:rPr>
        <w:t xml:space="preserve"> do endereço ip</w:t>
      </w:r>
      <w:r w:rsidR="008215F2" w:rsidRPr="007F567A">
        <w:rPr>
          <w:rFonts w:ascii="Times New Roman" w:hAnsi="Times New Roman" w:cs="Times New Roman"/>
          <w:w w:val="95"/>
          <w:sz w:val="24"/>
          <w:szCs w:val="24"/>
          <w:lang w:val="pt-BR"/>
        </w:rPr>
        <w:t xml:space="preserve"> </w:t>
      </w:r>
      <w:r w:rsidR="00BC7445" w:rsidRPr="007F567A">
        <w:rPr>
          <w:rFonts w:ascii="Times New Roman" w:hAnsi="Times New Roman" w:cs="Times New Roman"/>
          <w:w w:val="95"/>
          <w:sz w:val="24"/>
          <w:szCs w:val="24"/>
          <w:lang w:val="pt-BR"/>
        </w:rPr>
        <w:t>d</w:t>
      </w:r>
      <w:r w:rsidR="00EB01B6" w:rsidRPr="007F567A">
        <w:rPr>
          <w:rFonts w:ascii="Times New Roman" w:hAnsi="Times New Roman" w:cs="Times New Roman"/>
          <w:w w:val="95"/>
          <w:sz w:val="24"/>
          <w:szCs w:val="24"/>
          <w:lang w:val="pt-BR"/>
        </w:rPr>
        <w:t xml:space="preserve">o </w:t>
      </w:r>
      <w:r w:rsidR="0046664B" w:rsidRPr="007F567A">
        <w:rPr>
          <w:rFonts w:ascii="Times New Roman" w:hAnsi="Times New Roman" w:cs="Times New Roman"/>
          <w:w w:val="95"/>
          <w:sz w:val="24"/>
          <w:szCs w:val="24"/>
          <w:lang w:val="pt-BR"/>
        </w:rPr>
        <w:t>invasor</w:t>
      </w:r>
      <w:r w:rsidR="00E55BF4" w:rsidRPr="007F567A">
        <w:rPr>
          <w:rFonts w:ascii="Times New Roman" w:hAnsi="Times New Roman" w:cs="Times New Roman"/>
          <w:w w:val="95"/>
          <w:sz w:val="24"/>
          <w:szCs w:val="24"/>
          <w:lang w:val="pt-BR"/>
        </w:rPr>
        <w:t>,</w:t>
      </w:r>
      <w:r w:rsidR="00190EC3" w:rsidRPr="007F567A">
        <w:rPr>
          <w:rFonts w:ascii="Times New Roman" w:hAnsi="Times New Roman" w:cs="Times New Roman"/>
          <w:w w:val="95"/>
          <w:sz w:val="24"/>
          <w:szCs w:val="24"/>
          <w:lang w:val="pt-BR"/>
        </w:rPr>
        <w:t xml:space="preserve"> </w:t>
      </w:r>
      <w:r w:rsidR="00E55BF4" w:rsidRPr="007F567A">
        <w:rPr>
          <w:rFonts w:ascii="Times New Roman" w:hAnsi="Times New Roman" w:cs="Times New Roman"/>
          <w:w w:val="95"/>
          <w:sz w:val="24"/>
          <w:szCs w:val="24"/>
          <w:lang w:val="pt-BR"/>
        </w:rPr>
        <w:t xml:space="preserve">identificando o atacante na rede </w:t>
      </w:r>
      <w:r w:rsidR="00A972D6" w:rsidRPr="007F567A">
        <w:rPr>
          <w:rFonts w:ascii="Times New Roman" w:hAnsi="Times New Roman" w:cs="Times New Roman"/>
          <w:w w:val="95"/>
          <w:sz w:val="24"/>
          <w:szCs w:val="24"/>
          <w:lang w:val="pt-BR"/>
        </w:rPr>
        <w:t xml:space="preserve">e </w:t>
      </w:r>
      <w:r w:rsidR="00E55BF4" w:rsidRPr="007F567A">
        <w:rPr>
          <w:rFonts w:ascii="Times New Roman" w:hAnsi="Times New Roman" w:cs="Times New Roman"/>
          <w:w w:val="95"/>
          <w:sz w:val="24"/>
          <w:szCs w:val="24"/>
          <w:lang w:val="pt-BR"/>
        </w:rPr>
        <w:t>sobrepondo as requisições de pacote</w:t>
      </w:r>
      <w:r w:rsidR="00A972D6" w:rsidRPr="007F567A">
        <w:rPr>
          <w:rFonts w:ascii="Times New Roman" w:hAnsi="Times New Roman" w:cs="Times New Roman"/>
          <w:w w:val="95"/>
          <w:sz w:val="24"/>
          <w:szCs w:val="24"/>
          <w:lang w:val="pt-BR"/>
        </w:rPr>
        <w:t>.</w:t>
      </w:r>
    </w:p>
    <w:p w14:paraId="7E0F9E5E" w14:textId="77777777" w:rsidR="00BA0CEE" w:rsidRPr="003877E6" w:rsidRDefault="00BA0CEE" w:rsidP="00BA0CEE">
      <w:pPr>
        <w:pStyle w:val="BodyText"/>
        <w:spacing w:before="240" w:line="360" w:lineRule="auto"/>
        <w:ind w:left="0" w:firstLine="0"/>
        <w:jc w:val="both"/>
        <w:rPr>
          <w:rFonts w:ascii="Times New Roman" w:hAnsi="Times New Roman" w:cs="Times New Roman"/>
          <w:w w:val="95"/>
          <w:sz w:val="24"/>
          <w:szCs w:val="24"/>
          <w:lang w:val="pt-BR"/>
        </w:rPr>
      </w:pPr>
    </w:p>
    <w:p w14:paraId="07F9BB44" w14:textId="7A65D0F9" w:rsidR="00172C6A" w:rsidRPr="007F567A" w:rsidRDefault="78CD2889" w:rsidP="006F1848">
      <w:pPr>
        <w:pStyle w:val="Heading2"/>
        <w:numPr>
          <w:ilvl w:val="1"/>
          <w:numId w:val="3"/>
        </w:numPr>
        <w:rPr>
          <w:rFonts w:ascii="Times New Roman" w:hAnsi="Times New Roman" w:cs="Times New Roman"/>
          <w:b/>
          <w:lang w:val="pt-BR"/>
        </w:rPr>
      </w:pPr>
      <w:r w:rsidRPr="006F1848">
        <w:rPr>
          <w:rFonts w:ascii="Times New Roman" w:hAnsi="Times New Roman" w:cs="Times New Roman"/>
          <w:b/>
          <w:lang w:val="pt-BR"/>
        </w:rPr>
        <w:t>Preparação</w:t>
      </w:r>
      <w:r w:rsidR="4C66D4EE" w:rsidRPr="7E001545">
        <w:rPr>
          <w:rFonts w:ascii="Times New Roman" w:hAnsi="Times New Roman" w:cs="Times New Roman"/>
          <w:b/>
          <w:lang w:val="pt-BR"/>
        </w:rPr>
        <w:t xml:space="preserve"> </w:t>
      </w:r>
      <w:r w:rsidRPr="7E001545">
        <w:rPr>
          <w:rFonts w:ascii="Times New Roman" w:hAnsi="Times New Roman" w:cs="Times New Roman"/>
          <w:b/>
          <w:lang w:val="pt-BR"/>
        </w:rPr>
        <w:t>do ambiente atacante e Ferramenta LOIC</w:t>
      </w:r>
    </w:p>
    <w:p w14:paraId="7F922277" w14:textId="3E2DA6A3" w:rsidR="008A21C5" w:rsidRDefault="6FA4ED97" w:rsidP="00BA0CEE">
      <w:pPr>
        <w:pStyle w:val="BodyText"/>
        <w:spacing w:before="0" w:line="360" w:lineRule="auto"/>
        <w:ind w:left="0" w:firstLine="720"/>
        <w:jc w:val="both"/>
        <w:rPr>
          <w:rFonts w:ascii="Times New Roman" w:hAnsi="Times New Roman" w:cs="Times New Roman"/>
          <w:sz w:val="24"/>
          <w:szCs w:val="24"/>
          <w:lang w:val="pt-BR"/>
        </w:rPr>
      </w:pPr>
      <w:r w:rsidRPr="007F567A">
        <w:rPr>
          <w:rFonts w:ascii="Times New Roman" w:hAnsi="Times New Roman" w:cs="Times New Roman"/>
          <w:sz w:val="24"/>
          <w:szCs w:val="24"/>
          <w:lang w:val="pt-BR"/>
        </w:rPr>
        <w:t xml:space="preserve">Os testes e simulações </w:t>
      </w:r>
      <w:r w:rsidR="1C7D02D3" w:rsidRPr="007F567A">
        <w:rPr>
          <w:rFonts w:ascii="Times New Roman" w:hAnsi="Times New Roman" w:cs="Times New Roman"/>
          <w:sz w:val="24"/>
          <w:szCs w:val="24"/>
          <w:lang w:val="pt-BR"/>
        </w:rPr>
        <w:t>para com a rede interna virtual,</w:t>
      </w:r>
      <w:r w:rsidRPr="007F567A">
        <w:rPr>
          <w:rFonts w:ascii="Times New Roman" w:hAnsi="Times New Roman" w:cs="Times New Roman"/>
          <w:sz w:val="24"/>
          <w:szCs w:val="24"/>
          <w:lang w:val="pt-BR"/>
        </w:rPr>
        <w:t xml:space="preserve"> vieram a ser realizados em uma aplicação, via </w:t>
      </w:r>
      <w:r w:rsidRPr="012A87CD">
        <w:rPr>
          <w:rFonts w:ascii="Times New Roman" w:hAnsi="Times New Roman" w:cs="Times New Roman"/>
          <w:i/>
          <w:sz w:val="24"/>
          <w:szCs w:val="24"/>
          <w:lang w:val="pt-BR"/>
        </w:rPr>
        <w:t>VirtualBox</w:t>
      </w:r>
      <w:r w:rsidR="444F1ABE" w:rsidRPr="007F567A">
        <w:rPr>
          <w:rFonts w:ascii="Times New Roman" w:hAnsi="Times New Roman" w:cs="Times New Roman"/>
          <w:sz w:val="24"/>
          <w:szCs w:val="24"/>
          <w:lang w:val="pt-BR"/>
        </w:rPr>
        <w:t xml:space="preserve"> e um arquivo de imagem </w:t>
      </w:r>
      <w:r w:rsidR="444F1ABE" w:rsidRPr="012A87CD">
        <w:rPr>
          <w:rFonts w:ascii="Times New Roman" w:hAnsi="Times New Roman" w:cs="Times New Roman"/>
          <w:i/>
          <w:sz w:val="24"/>
          <w:szCs w:val="24"/>
          <w:lang w:val="pt-BR"/>
        </w:rPr>
        <w:t>Mint 212 Cinnamon</w:t>
      </w:r>
      <w:r w:rsidR="444F1ABE" w:rsidRPr="007F567A">
        <w:rPr>
          <w:rFonts w:ascii="Times New Roman" w:hAnsi="Times New Roman" w:cs="Times New Roman"/>
          <w:sz w:val="24"/>
          <w:szCs w:val="24"/>
          <w:lang w:val="pt-BR"/>
        </w:rPr>
        <w:t xml:space="preserve"> em 64 bit</w:t>
      </w:r>
      <w:r w:rsidR="6B16D80A" w:rsidRPr="007F567A">
        <w:rPr>
          <w:rFonts w:ascii="Times New Roman" w:hAnsi="Times New Roman" w:cs="Times New Roman"/>
          <w:sz w:val="24"/>
          <w:szCs w:val="24"/>
          <w:lang w:val="pt-BR"/>
        </w:rPr>
        <w:t>s, exclusivamente para a máquina qual realizaria os ataques</w:t>
      </w:r>
      <w:r w:rsidR="71AA2D6B" w:rsidRPr="007F567A">
        <w:rPr>
          <w:rFonts w:ascii="Times New Roman" w:hAnsi="Times New Roman" w:cs="Times New Roman"/>
          <w:sz w:val="24"/>
          <w:szCs w:val="24"/>
          <w:lang w:val="pt-BR"/>
        </w:rPr>
        <w:t>;</w:t>
      </w:r>
      <w:r w:rsidR="6B16D80A" w:rsidRPr="007F567A">
        <w:rPr>
          <w:rFonts w:ascii="Times New Roman" w:hAnsi="Times New Roman" w:cs="Times New Roman"/>
          <w:sz w:val="24"/>
          <w:szCs w:val="24"/>
          <w:lang w:val="pt-BR"/>
        </w:rPr>
        <w:t xml:space="preserve"> </w:t>
      </w:r>
      <w:r w:rsidR="47BB9858" w:rsidRPr="007F567A">
        <w:rPr>
          <w:rFonts w:ascii="Times New Roman" w:hAnsi="Times New Roman" w:cs="Times New Roman"/>
          <w:sz w:val="24"/>
          <w:szCs w:val="24"/>
          <w:lang w:val="pt-BR"/>
        </w:rPr>
        <w:t>A instalação da ferramenta LOIC</w:t>
      </w:r>
      <w:r w:rsidR="16B49DAD" w:rsidRPr="007F567A">
        <w:rPr>
          <w:rFonts w:ascii="Times New Roman" w:hAnsi="Times New Roman" w:cs="Times New Roman"/>
          <w:sz w:val="24"/>
          <w:szCs w:val="24"/>
          <w:lang w:val="pt-BR"/>
        </w:rPr>
        <w:t xml:space="preserve"> foi realizada por meio </w:t>
      </w:r>
      <w:r w:rsidR="4E35A0FC" w:rsidRPr="007F567A">
        <w:rPr>
          <w:rFonts w:ascii="Times New Roman" w:hAnsi="Times New Roman" w:cs="Times New Roman"/>
          <w:sz w:val="24"/>
          <w:szCs w:val="24"/>
          <w:lang w:val="pt-BR"/>
        </w:rPr>
        <w:t>da</w:t>
      </w:r>
      <w:r w:rsidR="16B49DAD" w:rsidRPr="007F567A">
        <w:rPr>
          <w:rFonts w:ascii="Times New Roman" w:hAnsi="Times New Roman" w:cs="Times New Roman"/>
          <w:sz w:val="24"/>
          <w:szCs w:val="24"/>
          <w:lang w:val="pt-BR"/>
        </w:rPr>
        <w:t xml:space="preserve"> </w:t>
      </w:r>
      <w:r w:rsidR="16B49DAD" w:rsidRPr="012A87CD">
        <w:rPr>
          <w:rFonts w:ascii="Times New Roman" w:hAnsi="Times New Roman" w:cs="Times New Roman"/>
          <w:i/>
          <w:sz w:val="24"/>
          <w:szCs w:val="24"/>
          <w:lang w:val="pt-BR"/>
        </w:rPr>
        <w:t>SourceForge</w:t>
      </w:r>
      <w:r w:rsidR="731D575C" w:rsidRPr="007F567A">
        <w:rPr>
          <w:rFonts w:ascii="Times New Roman" w:hAnsi="Times New Roman" w:cs="Times New Roman"/>
          <w:sz w:val="24"/>
          <w:szCs w:val="24"/>
          <w:lang w:val="pt-BR"/>
        </w:rPr>
        <w:t xml:space="preserve">, repositório de código fonte baseado em </w:t>
      </w:r>
      <w:r w:rsidR="731D575C" w:rsidRPr="012A87CD">
        <w:rPr>
          <w:rFonts w:ascii="Times New Roman" w:hAnsi="Times New Roman" w:cs="Times New Roman"/>
          <w:i/>
          <w:sz w:val="24"/>
          <w:szCs w:val="24"/>
          <w:lang w:val="pt-BR"/>
        </w:rPr>
        <w:t>Web</w:t>
      </w:r>
      <w:r w:rsidR="731D575C" w:rsidRPr="007F567A">
        <w:rPr>
          <w:rFonts w:ascii="Times New Roman" w:hAnsi="Times New Roman" w:cs="Times New Roman"/>
          <w:sz w:val="24"/>
          <w:szCs w:val="24"/>
          <w:lang w:val="pt-BR"/>
        </w:rPr>
        <w:t xml:space="preserve">, por meio de um espelho </w:t>
      </w:r>
      <w:r w:rsidR="1A2ED001" w:rsidRPr="007F567A">
        <w:rPr>
          <w:rFonts w:ascii="Times New Roman" w:hAnsi="Times New Roman" w:cs="Times New Roman"/>
          <w:sz w:val="24"/>
          <w:szCs w:val="24"/>
          <w:lang w:val="pt-BR"/>
        </w:rPr>
        <w:t xml:space="preserve">do Centro de Computação científica e Sofware Livre, Curitiba, PR, apresentado na </w:t>
      </w:r>
      <w:r w:rsidR="00BA0CEE">
        <w:rPr>
          <w:rFonts w:ascii="Times New Roman" w:hAnsi="Times New Roman" w:cs="Times New Roman"/>
          <w:sz w:val="24"/>
          <w:szCs w:val="24"/>
          <w:lang w:val="pt-BR"/>
        </w:rPr>
        <w:t>F</w:t>
      </w:r>
      <w:r w:rsidR="6D9B9413" w:rsidRPr="007F567A">
        <w:rPr>
          <w:rFonts w:ascii="Times New Roman" w:hAnsi="Times New Roman" w:cs="Times New Roman"/>
          <w:sz w:val="24"/>
          <w:szCs w:val="24"/>
          <w:lang w:val="pt-BR"/>
        </w:rPr>
        <w:t>igura</w:t>
      </w:r>
      <w:r w:rsidR="1A2ED001" w:rsidRPr="007F567A">
        <w:rPr>
          <w:rFonts w:ascii="Times New Roman" w:hAnsi="Times New Roman" w:cs="Times New Roman"/>
          <w:sz w:val="24"/>
          <w:szCs w:val="24"/>
          <w:lang w:val="pt-BR"/>
        </w:rPr>
        <w:t xml:space="preserve"> 1</w:t>
      </w:r>
      <w:r w:rsidR="396B1DE0" w:rsidRPr="007F567A">
        <w:rPr>
          <w:rFonts w:ascii="Times New Roman" w:hAnsi="Times New Roman" w:cs="Times New Roman"/>
          <w:sz w:val="24"/>
          <w:szCs w:val="24"/>
          <w:lang w:val="pt-BR"/>
        </w:rPr>
        <w:t>:</w:t>
      </w:r>
    </w:p>
    <w:p w14:paraId="57F5A6C9" w14:textId="73FA4EDE" w:rsidR="3CCC0761" w:rsidRPr="00341180" w:rsidRDefault="3CCC0761" w:rsidP="00341180">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Figura 1 – Download da ferramenta LOIC</w:t>
      </w:r>
    </w:p>
    <w:p w14:paraId="26D166DA" w14:textId="3AB52A97" w:rsidR="3CCC0761" w:rsidRPr="008A21C5" w:rsidRDefault="3890A983" w:rsidP="00341180">
      <w:pPr>
        <w:pStyle w:val="BodyText"/>
        <w:spacing w:beforeLines="120" w:before="288" w:afterLines="120" w:after="288"/>
        <w:ind w:left="0" w:right="153" w:firstLine="0"/>
        <w:jc w:val="center"/>
        <w:rPr>
          <w:rFonts w:ascii="Times New Roman" w:hAnsi="Times New Roman" w:cs="Times New Roman"/>
          <w:sz w:val="20"/>
          <w:szCs w:val="20"/>
          <w:lang w:val="pt-BR"/>
        </w:rPr>
      </w:pPr>
      <w:r w:rsidRPr="00DF22FF">
        <w:rPr>
          <w:rFonts w:ascii="Times New Roman" w:hAnsi="Times New Roman" w:cs="Times New Roman"/>
          <w:noProof/>
          <w:sz w:val="20"/>
          <w:szCs w:val="20"/>
          <w:lang w:val="pt-BR"/>
        </w:rPr>
        <w:drawing>
          <wp:inline distT="0" distB="0" distL="0" distR="0" wp14:anchorId="03C540A6" wp14:editId="10EE704A">
            <wp:extent cx="3267075" cy="3067050"/>
            <wp:effectExtent l="0" t="0" r="9525" b="0"/>
            <wp:docPr id="510042103" name="Imagem 51004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22675231"/>
                    <pic:cNvPicPr/>
                  </pic:nvPicPr>
                  <pic:blipFill>
                    <a:blip r:embed="rId15">
                      <a:extLst>
                        <a:ext uri="{28A0092B-C50C-407E-A947-70E740481C1C}">
                          <a14:useLocalDpi xmlns:a14="http://schemas.microsoft.com/office/drawing/2010/main" val="0"/>
                        </a:ext>
                      </a:extLst>
                    </a:blip>
                    <a:srcRect t="416" r="4960"/>
                    <a:stretch>
                      <a:fillRect/>
                    </a:stretch>
                  </pic:blipFill>
                  <pic:spPr>
                    <a:xfrm>
                      <a:off x="0" y="0"/>
                      <a:ext cx="3326110" cy="3122471"/>
                    </a:xfrm>
                    <a:prstGeom prst="rect">
                      <a:avLst/>
                    </a:prstGeom>
                  </pic:spPr>
                </pic:pic>
              </a:graphicData>
            </a:graphic>
          </wp:inline>
        </w:drawing>
      </w:r>
    </w:p>
    <w:p w14:paraId="363F9686" w14:textId="7020C867" w:rsidR="3D6F24CC" w:rsidRPr="00341180" w:rsidRDefault="6E0F1B3A" w:rsidP="00341180">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359A8C00" w14:textId="5363153B" w:rsidR="006D6119" w:rsidRPr="00BA0CEE" w:rsidRDefault="5E59B234" w:rsidP="00BA0CEE">
      <w:pPr>
        <w:spacing w:before="288" w:after="288" w:line="360" w:lineRule="auto"/>
        <w:ind w:firstLine="720"/>
        <w:jc w:val="both"/>
        <w:rPr>
          <w:sz w:val="24"/>
          <w:szCs w:val="24"/>
          <w:lang w:val="pt-BR"/>
        </w:rPr>
      </w:pPr>
      <w:r w:rsidRPr="00BA0CEE">
        <w:rPr>
          <w:rFonts w:ascii="Times New Roman" w:eastAsia="Times New Roman" w:hAnsi="Times New Roman" w:cs="Times New Roman"/>
          <w:sz w:val="24"/>
          <w:szCs w:val="24"/>
          <w:lang w:val="pt-BR"/>
        </w:rPr>
        <w:t>Observam-se outras disposições de espelho de Download da ferramenta, sendo optada a versão Brasileira hospedada em Curitiba por conta da melhor conectividade com o canal</w:t>
      </w:r>
      <w:r w:rsidR="00BA0CEE">
        <w:rPr>
          <w:rFonts w:ascii="Times New Roman" w:eastAsia="Times New Roman" w:hAnsi="Times New Roman" w:cs="Times New Roman"/>
          <w:sz w:val="24"/>
          <w:szCs w:val="24"/>
          <w:lang w:val="pt-BR"/>
        </w:rPr>
        <w:t xml:space="preserve">. </w:t>
      </w:r>
      <w:r w:rsidR="3FBC085F" w:rsidRPr="00BA0CEE">
        <w:rPr>
          <w:rFonts w:ascii="Times New Roman" w:hAnsi="Times New Roman" w:cs="Times New Roman"/>
          <w:sz w:val="24"/>
          <w:szCs w:val="24"/>
          <w:lang w:val="pt-BR"/>
        </w:rPr>
        <w:t xml:space="preserve">Após o download, foram realizadas </w:t>
      </w:r>
      <w:r w:rsidR="1007B2D0" w:rsidRPr="00BA0CEE">
        <w:rPr>
          <w:rFonts w:ascii="Times New Roman" w:hAnsi="Times New Roman" w:cs="Times New Roman"/>
          <w:sz w:val="24"/>
          <w:szCs w:val="24"/>
          <w:lang w:val="pt-BR"/>
        </w:rPr>
        <w:t>a</w:t>
      </w:r>
      <w:r w:rsidR="745CCDE5" w:rsidRPr="00BA0CEE">
        <w:rPr>
          <w:rFonts w:ascii="Times New Roman" w:hAnsi="Times New Roman" w:cs="Times New Roman"/>
          <w:sz w:val="24"/>
          <w:szCs w:val="24"/>
          <w:lang w:val="pt-BR"/>
        </w:rPr>
        <w:t>s atualizações e upgrades no sistema via terminal</w:t>
      </w:r>
      <w:r w:rsidR="4C7713A6" w:rsidRPr="00BA0CEE">
        <w:rPr>
          <w:rFonts w:ascii="Times New Roman" w:hAnsi="Times New Roman" w:cs="Times New Roman"/>
          <w:sz w:val="24"/>
          <w:szCs w:val="24"/>
          <w:lang w:val="pt-BR"/>
        </w:rPr>
        <w:t>. A última etapa ante finalização do ambiente, foi a instalação e execução do Mono, plataforma de desenvolvimento e e</w:t>
      </w:r>
      <w:r w:rsidR="37EFCAEF" w:rsidRPr="00BA0CEE">
        <w:rPr>
          <w:rFonts w:ascii="Times New Roman" w:hAnsi="Times New Roman" w:cs="Times New Roman"/>
          <w:sz w:val="24"/>
          <w:szCs w:val="24"/>
          <w:lang w:val="pt-BR"/>
        </w:rPr>
        <w:t>xecução</w:t>
      </w:r>
      <w:r w:rsidR="39AC7E62" w:rsidRPr="00BA0CEE">
        <w:rPr>
          <w:rFonts w:ascii="Times New Roman" w:hAnsi="Times New Roman" w:cs="Times New Roman"/>
          <w:sz w:val="24"/>
          <w:szCs w:val="24"/>
          <w:lang w:val="pt-BR"/>
        </w:rPr>
        <w:t xml:space="preserve"> de programação C# (C Sharp) com a finalidade de lidar com </w:t>
      </w:r>
      <w:r w:rsidR="36A898BD" w:rsidRPr="00BA0CEE">
        <w:rPr>
          <w:rFonts w:ascii="Times New Roman" w:hAnsi="Times New Roman" w:cs="Times New Roman"/>
          <w:sz w:val="24"/>
          <w:szCs w:val="24"/>
          <w:lang w:val="pt-BR"/>
        </w:rPr>
        <w:t xml:space="preserve">o LOIC, o qual foi uma implementação originalmente de um código aberto de estrutura </w:t>
      </w:r>
      <w:r w:rsidR="39AC7E62" w:rsidRPr="00BA0CEE">
        <w:rPr>
          <w:rFonts w:ascii="Times New Roman" w:hAnsi="Times New Roman" w:cs="Times New Roman"/>
          <w:sz w:val="24"/>
          <w:szCs w:val="24"/>
          <w:lang w:val="pt-BR"/>
        </w:rPr>
        <w:t>.NET da Microsoft</w:t>
      </w:r>
      <w:r w:rsidR="309DCF79" w:rsidRPr="00BA0CEE">
        <w:rPr>
          <w:rFonts w:ascii="Times New Roman" w:hAnsi="Times New Roman" w:cs="Times New Roman"/>
          <w:sz w:val="24"/>
          <w:szCs w:val="24"/>
          <w:lang w:val="pt-BR"/>
        </w:rPr>
        <w:t xml:space="preserve">. A linha de comando necessária para realização das ações é evidenciada </w:t>
      </w:r>
      <w:r w:rsidR="51FF1082" w:rsidRPr="00BA0CEE">
        <w:rPr>
          <w:rFonts w:ascii="Times New Roman" w:hAnsi="Times New Roman" w:cs="Times New Roman"/>
          <w:sz w:val="24"/>
          <w:szCs w:val="24"/>
          <w:lang w:val="pt-BR"/>
        </w:rPr>
        <w:t>na</w:t>
      </w:r>
      <w:r w:rsidR="623C5573" w:rsidRPr="00BA0CEE">
        <w:rPr>
          <w:rFonts w:ascii="Times New Roman" w:hAnsi="Times New Roman" w:cs="Times New Roman"/>
          <w:sz w:val="24"/>
          <w:szCs w:val="24"/>
          <w:lang w:val="pt-BR"/>
        </w:rPr>
        <w:t xml:space="preserve">s </w:t>
      </w:r>
      <w:r w:rsidR="00BA0CEE">
        <w:rPr>
          <w:rFonts w:ascii="Times New Roman" w:hAnsi="Times New Roman" w:cs="Times New Roman"/>
          <w:sz w:val="24"/>
          <w:szCs w:val="24"/>
          <w:lang w:val="pt-BR"/>
        </w:rPr>
        <w:t>F</w:t>
      </w:r>
      <w:r w:rsidR="623C5573" w:rsidRPr="00BA0CEE">
        <w:rPr>
          <w:rFonts w:ascii="Times New Roman" w:hAnsi="Times New Roman" w:cs="Times New Roman"/>
          <w:sz w:val="24"/>
          <w:szCs w:val="24"/>
          <w:lang w:val="pt-BR"/>
        </w:rPr>
        <w:t>iguras 2, 3, 4 e 5:</w:t>
      </w:r>
    </w:p>
    <w:p w14:paraId="2A20CA6C" w14:textId="6CC7E376" w:rsidR="00DF22FF" w:rsidRPr="00341180" w:rsidRDefault="2FD1783E"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 xml:space="preserve">Figura 2 - </w:t>
      </w:r>
      <w:r w:rsidR="008036BB" w:rsidRPr="00341180">
        <w:rPr>
          <w:rFonts w:ascii="Times New Roman" w:hAnsi="Times New Roman" w:cs="Times New Roman"/>
          <w:lang w:val="pt-BR"/>
        </w:rPr>
        <w:t>Instalação</w:t>
      </w:r>
      <w:r w:rsidRPr="00341180">
        <w:rPr>
          <w:rFonts w:ascii="Times New Roman" w:hAnsi="Times New Roman" w:cs="Times New Roman"/>
          <w:lang w:val="pt-BR"/>
        </w:rPr>
        <w:t xml:space="preserve"> Mono</w:t>
      </w:r>
    </w:p>
    <w:p w14:paraId="30A33EEC" w14:textId="6DECF00B" w:rsidR="012A87CD" w:rsidRPr="00341180" w:rsidRDefault="0F46D41C"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noProof/>
          <w:lang w:val="pt-BR"/>
        </w:rPr>
        <w:drawing>
          <wp:inline distT="0" distB="0" distL="0" distR="0" wp14:anchorId="45F68D99" wp14:editId="22C5EC55">
            <wp:extent cx="4572000" cy="714375"/>
            <wp:effectExtent l="0" t="0" r="0" b="0"/>
            <wp:docPr id="1560004104" name="Imagem 156000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60004104"/>
                    <pic:cNvPicPr/>
                  </pic:nvPicPr>
                  <pic:blipFill>
                    <a:blip r:embed="rId16">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12EA3CA5" w14:textId="2A228B32" w:rsidR="00436832" w:rsidRPr="00341180" w:rsidRDefault="2FD1783E"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1534D0EE" w14:textId="1E9A7EE5" w:rsidR="59A75A32" w:rsidRPr="00341180" w:rsidRDefault="59A75A32"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Figura 3 – Update do ambiente</w:t>
      </w:r>
    </w:p>
    <w:p w14:paraId="71F37D7B" w14:textId="29F979EC" w:rsidR="11399176" w:rsidRPr="00341180" w:rsidRDefault="59A75A32"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noProof/>
          <w:lang w:val="pt-BR"/>
        </w:rPr>
        <w:drawing>
          <wp:inline distT="0" distB="0" distL="0" distR="0" wp14:anchorId="6BC6957B" wp14:editId="705AE075">
            <wp:extent cx="4572000" cy="561975"/>
            <wp:effectExtent l="0" t="0" r="0" b="0"/>
            <wp:docPr id="723405339" name="Imagem 72340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52C59CBE" w14:textId="1B325E6A" w:rsidR="30C77573" w:rsidRPr="00341180" w:rsidRDefault="59A75A32"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698B16AD" w14:textId="1F5590D2" w:rsidR="59A75A32" w:rsidRPr="00341180" w:rsidRDefault="59A75A32"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Figura 4 – Upgrade do Sistema</w:t>
      </w:r>
    </w:p>
    <w:p w14:paraId="03B821CC" w14:textId="1FE45FE4" w:rsidR="59A75A32" w:rsidRPr="00341180" w:rsidRDefault="59A75A32" w:rsidP="00BA0CEE">
      <w:pPr>
        <w:pStyle w:val="BodyText"/>
        <w:spacing w:beforeLines="120" w:before="288" w:afterLines="120" w:after="288"/>
        <w:ind w:left="142" w:right="153" w:firstLine="720"/>
        <w:jc w:val="center"/>
        <w:rPr>
          <w:rFonts w:ascii="Times New Roman" w:hAnsi="Times New Roman" w:cs="Times New Roman"/>
          <w:lang w:val="pt-BR"/>
        </w:rPr>
      </w:pPr>
      <w:r w:rsidRPr="00341180">
        <w:rPr>
          <w:rFonts w:ascii="Times New Roman" w:hAnsi="Times New Roman" w:cs="Times New Roman"/>
          <w:noProof/>
        </w:rPr>
        <w:drawing>
          <wp:inline distT="0" distB="0" distL="0" distR="0" wp14:anchorId="79A8991F" wp14:editId="3806FF11">
            <wp:extent cx="4572000" cy="628650"/>
            <wp:effectExtent l="0" t="0" r="0" b="0"/>
            <wp:docPr id="184019083" name="Imagem 18401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3B1BCB5F" w14:textId="5C6C47E4" w:rsidR="006D6119" w:rsidRPr="00341180" w:rsidRDefault="59A75A32" w:rsidP="00BA0CEE">
      <w:pPr>
        <w:pStyle w:val="BodyText"/>
        <w:spacing w:beforeLines="120" w:before="288" w:afterLines="120" w:after="288"/>
        <w:ind w:left="142" w:right="153"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0AABB13E" w14:textId="3874B1AA" w:rsidR="59A75A32" w:rsidRPr="00341180" w:rsidRDefault="59A75A32"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lang w:val="pt-BR"/>
        </w:rPr>
        <w:t xml:space="preserve">Figura 5 - </w:t>
      </w:r>
      <w:proofErr w:type="spellStart"/>
      <w:r w:rsidRPr="00341180">
        <w:rPr>
          <w:rFonts w:ascii="Times New Roman" w:hAnsi="Times New Roman" w:cs="Times New Roman"/>
          <w:lang w:val="pt-BR"/>
        </w:rPr>
        <w:t>Execuação</w:t>
      </w:r>
      <w:proofErr w:type="spellEnd"/>
      <w:r w:rsidRPr="00341180">
        <w:rPr>
          <w:rFonts w:ascii="Times New Roman" w:hAnsi="Times New Roman" w:cs="Times New Roman"/>
          <w:lang w:val="pt-BR"/>
        </w:rPr>
        <w:t xml:space="preserve"> da ferramenta LOIC</w:t>
      </w:r>
    </w:p>
    <w:p w14:paraId="3338ACAA" w14:textId="3807F154" w:rsidR="59A75A32" w:rsidRPr="00341180" w:rsidRDefault="556D02C4" w:rsidP="00BA0CEE">
      <w:pPr>
        <w:pStyle w:val="BodyText"/>
        <w:spacing w:beforeLines="120" w:before="288" w:afterLines="120" w:after="288"/>
        <w:ind w:left="0" w:right="153" w:firstLine="0"/>
        <w:jc w:val="center"/>
        <w:rPr>
          <w:rFonts w:ascii="Times New Roman" w:hAnsi="Times New Roman" w:cs="Times New Roman"/>
          <w:lang w:val="pt-BR"/>
        </w:rPr>
      </w:pPr>
      <w:r w:rsidRPr="00341180">
        <w:rPr>
          <w:rFonts w:ascii="Times New Roman" w:hAnsi="Times New Roman" w:cs="Times New Roman"/>
          <w:noProof/>
          <w:lang w:val="pt-BR"/>
        </w:rPr>
        <w:drawing>
          <wp:inline distT="0" distB="0" distL="0" distR="0" wp14:anchorId="2FE6A224" wp14:editId="559EFF21">
            <wp:extent cx="4572000" cy="714375"/>
            <wp:effectExtent l="0" t="0" r="0" b="0"/>
            <wp:docPr id="967748490" name="Imagem 96774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0B9C905D" w14:textId="09B8B10E" w:rsidR="29E5D8FF" w:rsidRPr="00341180" w:rsidRDefault="59A75A32" w:rsidP="00341180">
      <w:pPr>
        <w:pStyle w:val="BodyText"/>
        <w:spacing w:beforeLines="120" w:before="288" w:afterLines="120" w:after="288" w:line="360" w:lineRule="auto"/>
        <w:ind w:left="0" w:right="153" w:firstLine="0"/>
        <w:jc w:val="center"/>
        <w:rPr>
          <w:rFonts w:ascii="Times New Roman" w:hAnsi="Times New Roman" w:cs="Times New Roman"/>
          <w:lang w:val="pt-BR"/>
        </w:rPr>
      </w:pPr>
      <w:r w:rsidRPr="00341180">
        <w:rPr>
          <w:rFonts w:ascii="Times New Roman" w:hAnsi="Times New Roman" w:cs="Times New Roman"/>
          <w:lang w:val="pt-BR"/>
        </w:rPr>
        <w:t>Fonte: Auto</w:t>
      </w:r>
      <w:r w:rsidR="20A5191A" w:rsidRPr="00341180">
        <w:rPr>
          <w:rFonts w:ascii="Times New Roman" w:hAnsi="Times New Roman" w:cs="Times New Roman"/>
          <w:lang w:val="pt-BR"/>
        </w:rPr>
        <w:t>res</w:t>
      </w:r>
    </w:p>
    <w:p w14:paraId="785755BF" w14:textId="7BF67366" w:rsidR="5ECD30D7" w:rsidRPr="00BA0CEE" w:rsidRDefault="53B21D61" w:rsidP="00BA0CEE">
      <w:pPr>
        <w:pStyle w:val="BodyText"/>
        <w:spacing w:beforeLines="120" w:before="288" w:afterLines="120" w:after="288" w:line="360" w:lineRule="auto"/>
        <w:ind w:left="0" w:right="153"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 xml:space="preserve">Os campos disponíveis em 3 principais seções: Select your target, o qual você sinaliza o alvo de ataque, podendo ser por meio de uma </w:t>
      </w:r>
      <w:r w:rsidR="0033465B" w:rsidRPr="00BA0CEE">
        <w:rPr>
          <w:rFonts w:ascii="Times New Roman" w:hAnsi="Times New Roman" w:cs="Times New Roman"/>
          <w:sz w:val="24"/>
          <w:szCs w:val="24"/>
          <w:lang w:val="pt-BR"/>
        </w:rPr>
        <w:t>URL, IP</w:t>
      </w:r>
      <w:r w:rsidR="6FDC0D4B" w:rsidRPr="00BA0CEE">
        <w:rPr>
          <w:rFonts w:ascii="Times New Roman" w:hAnsi="Times New Roman" w:cs="Times New Roman"/>
          <w:sz w:val="24"/>
          <w:szCs w:val="24"/>
          <w:lang w:val="pt-BR"/>
        </w:rPr>
        <w:t xml:space="preserve"> ou domínio; Ready, ativa o LOIC e inicia o ataque; e Attack options</w:t>
      </w:r>
      <w:r w:rsidR="58409795" w:rsidRPr="00BA0CEE">
        <w:rPr>
          <w:rFonts w:ascii="Times New Roman" w:hAnsi="Times New Roman" w:cs="Times New Roman"/>
          <w:sz w:val="24"/>
          <w:szCs w:val="24"/>
          <w:lang w:val="pt-BR"/>
        </w:rPr>
        <w:t>, no qual define o timeout, porta a ser utilizada, método, podendo ser TCP,</w:t>
      </w:r>
      <w:r w:rsidR="5CDEEBDA" w:rsidRPr="00BA0CEE">
        <w:rPr>
          <w:rFonts w:ascii="Times New Roman" w:hAnsi="Times New Roman" w:cs="Times New Roman"/>
          <w:sz w:val="24"/>
          <w:szCs w:val="24"/>
          <w:lang w:val="pt-BR"/>
        </w:rPr>
        <w:t xml:space="preserve"> </w:t>
      </w:r>
      <w:r w:rsidR="58409795" w:rsidRPr="00BA0CEE">
        <w:rPr>
          <w:rFonts w:ascii="Times New Roman" w:hAnsi="Times New Roman" w:cs="Times New Roman"/>
          <w:sz w:val="24"/>
          <w:szCs w:val="24"/>
          <w:lang w:val="pt-BR"/>
        </w:rPr>
        <w:t>UDP e HTTP</w:t>
      </w:r>
      <w:r w:rsidR="2D17C23E" w:rsidRPr="00BA0CEE">
        <w:rPr>
          <w:rFonts w:ascii="Times New Roman" w:hAnsi="Times New Roman" w:cs="Times New Roman"/>
          <w:sz w:val="24"/>
          <w:szCs w:val="24"/>
          <w:lang w:val="pt-BR"/>
        </w:rPr>
        <w:t xml:space="preserve">, threads e </w:t>
      </w:r>
      <w:r w:rsidR="0033465B" w:rsidRPr="00BA0CEE">
        <w:rPr>
          <w:rFonts w:ascii="Times New Roman" w:hAnsi="Times New Roman" w:cs="Times New Roman"/>
          <w:sz w:val="24"/>
          <w:szCs w:val="24"/>
          <w:lang w:val="pt-BR"/>
        </w:rPr>
        <w:t>mensagens</w:t>
      </w:r>
      <w:r w:rsidR="2D17C23E" w:rsidRPr="00BA0CEE">
        <w:rPr>
          <w:rFonts w:ascii="Times New Roman" w:hAnsi="Times New Roman" w:cs="Times New Roman"/>
          <w:sz w:val="24"/>
          <w:szCs w:val="24"/>
          <w:lang w:val="pt-BR"/>
        </w:rPr>
        <w:t xml:space="preserve"> a ser enviada junto</w:t>
      </w:r>
      <w:r w:rsidR="0033465B" w:rsidRPr="00BA0CEE">
        <w:rPr>
          <w:rFonts w:ascii="Times New Roman" w:hAnsi="Times New Roman" w:cs="Times New Roman"/>
          <w:sz w:val="24"/>
          <w:szCs w:val="24"/>
          <w:lang w:val="pt-BR"/>
        </w:rPr>
        <w:t xml:space="preserve"> </w:t>
      </w:r>
      <w:r w:rsidR="2D17C23E" w:rsidRPr="00BA0CEE">
        <w:rPr>
          <w:rFonts w:ascii="Times New Roman" w:hAnsi="Times New Roman" w:cs="Times New Roman"/>
          <w:sz w:val="24"/>
          <w:szCs w:val="24"/>
          <w:lang w:val="pt-BR"/>
        </w:rPr>
        <w:t>ao ataque</w:t>
      </w:r>
      <w:r w:rsidR="71F288F1" w:rsidRPr="00BA0CEE">
        <w:rPr>
          <w:rFonts w:ascii="Times New Roman" w:hAnsi="Times New Roman" w:cs="Times New Roman"/>
          <w:sz w:val="24"/>
          <w:szCs w:val="24"/>
          <w:lang w:val="pt-BR"/>
        </w:rPr>
        <w:t>.</w:t>
      </w:r>
      <w:r w:rsidR="00D76E0C" w:rsidRPr="00BA0CEE">
        <w:rPr>
          <w:rFonts w:ascii="Times New Roman" w:hAnsi="Times New Roman" w:cs="Times New Roman"/>
          <w:sz w:val="24"/>
          <w:szCs w:val="24"/>
          <w:lang w:val="pt-BR"/>
        </w:rPr>
        <w:t xml:space="preserve"> </w:t>
      </w:r>
      <w:r w:rsidR="71F288F1" w:rsidRPr="00BA0CEE">
        <w:rPr>
          <w:rFonts w:ascii="Times New Roman" w:hAnsi="Times New Roman" w:cs="Times New Roman"/>
          <w:sz w:val="24"/>
          <w:szCs w:val="24"/>
          <w:lang w:val="pt-BR"/>
        </w:rPr>
        <w:t>A interf</w:t>
      </w:r>
      <w:r w:rsidR="003C5C80" w:rsidRPr="00BA0CEE">
        <w:rPr>
          <w:rFonts w:ascii="Times New Roman" w:hAnsi="Times New Roman" w:cs="Times New Roman"/>
          <w:sz w:val="24"/>
          <w:szCs w:val="24"/>
          <w:lang w:val="pt-BR"/>
        </w:rPr>
        <w:t>a</w:t>
      </w:r>
      <w:r w:rsidR="71F288F1" w:rsidRPr="00BA0CEE">
        <w:rPr>
          <w:rFonts w:ascii="Times New Roman" w:hAnsi="Times New Roman" w:cs="Times New Roman"/>
          <w:sz w:val="24"/>
          <w:szCs w:val="24"/>
          <w:lang w:val="pt-BR"/>
        </w:rPr>
        <w:t xml:space="preserve">ce </w:t>
      </w:r>
      <w:r w:rsidR="7B08BF62" w:rsidRPr="00BA0CEE">
        <w:rPr>
          <w:rFonts w:ascii="Times New Roman" w:hAnsi="Times New Roman" w:cs="Times New Roman"/>
          <w:sz w:val="24"/>
          <w:szCs w:val="24"/>
          <w:lang w:val="pt-BR"/>
        </w:rPr>
        <w:t xml:space="preserve">padrão do LOIC </w:t>
      </w:r>
      <w:r w:rsidR="71F288F1" w:rsidRPr="00BA0CEE">
        <w:rPr>
          <w:rFonts w:ascii="Times New Roman" w:hAnsi="Times New Roman" w:cs="Times New Roman"/>
          <w:sz w:val="24"/>
          <w:szCs w:val="24"/>
          <w:lang w:val="pt-BR"/>
        </w:rPr>
        <w:t xml:space="preserve">é apresentada na </w:t>
      </w:r>
      <w:r w:rsidR="00BA0CEE">
        <w:rPr>
          <w:rFonts w:ascii="Times New Roman" w:hAnsi="Times New Roman" w:cs="Times New Roman"/>
          <w:sz w:val="24"/>
          <w:szCs w:val="24"/>
          <w:lang w:val="pt-BR"/>
        </w:rPr>
        <w:t>Figura</w:t>
      </w:r>
      <w:r w:rsidR="71F288F1" w:rsidRPr="00BA0CEE">
        <w:rPr>
          <w:rFonts w:ascii="Times New Roman" w:hAnsi="Times New Roman" w:cs="Times New Roman"/>
          <w:sz w:val="24"/>
          <w:szCs w:val="24"/>
          <w:lang w:val="pt-BR"/>
        </w:rPr>
        <w:t xml:space="preserve"> 6</w:t>
      </w:r>
      <w:r w:rsidR="6BCBFDA1" w:rsidRPr="00BA0CEE">
        <w:rPr>
          <w:rFonts w:ascii="Times New Roman" w:hAnsi="Times New Roman" w:cs="Times New Roman"/>
          <w:sz w:val="24"/>
          <w:szCs w:val="24"/>
          <w:lang w:val="pt-BR"/>
        </w:rPr>
        <w:t>:</w:t>
      </w:r>
    </w:p>
    <w:p w14:paraId="64DAF121" w14:textId="4BDF6617" w:rsidR="71F288F1" w:rsidRPr="00341180" w:rsidRDefault="71F288F1" w:rsidP="00BA0CEE">
      <w:pPr>
        <w:pStyle w:val="BodyText"/>
        <w:spacing w:beforeLines="120" w:before="288" w:afterLines="120" w:after="288"/>
        <w:ind w:left="142" w:right="153" w:firstLine="0"/>
        <w:jc w:val="center"/>
        <w:rPr>
          <w:rFonts w:ascii="Times New Roman" w:hAnsi="Times New Roman" w:cs="Times New Roman"/>
          <w:lang w:val="pt-BR"/>
        </w:rPr>
      </w:pPr>
      <w:r w:rsidRPr="00341180">
        <w:rPr>
          <w:rFonts w:ascii="Times New Roman" w:hAnsi="Times New Roman" w:cs="Times New Roman"/>
          <w:lang w:val="pt-BR"/>
        </w:rPr>
        <w:t>Figura 6 – Interface do LOIC</w:t>
      </w:r>
    </w:p>
    <w:p w14:paraId="1BBB17B7" w14:textId="5D8B2F9A" w:rsidR="5A68BD51" w:rsidRPr="00341180" w:rsidRDefault="71F288F1" w:rsidP="00BA0CEE">
      <w:pPr>
        <w:pStyle w:val="BodyText"/>
        <w:spacing w:beforeLines="120" w:before="288" w:afterLines="120" w:after="288"/>
        <w:ind w:left="142" w:right="153" w:firstLine="0"/>
        <w:jc w:val="center"/>
        <w:rPr>
          <w:rFonts w:ascii="Times New Roman" w:hAnsi="Times New Roman" w:cs="Times New Roman"/>
          <w:lang w:val="pt-BR"/>
        </w:rPr>
      </w:pPr>
      <w:r w:rsidRPr="00341180">
        <w:rPr>
          <w:rFonts w:ascii="Times New Roman" w:hAnsi="Times New Roman" w:cs="Times New Roman"/>
          <w:noProof/>
        </w:rPr>
        <w:drawing>
          <wp:inline distT="0" distB="0" distL="0" distR="0" wp14:anchorId="0AE01C20" wp14:editId="18765907">
            <wp:extent cx="5109882" cy="2533650"/>
            <wp:effectExtent l="0" t="0" r="0" b="0"/>
            <wp:docPr id="260349202" name="Imagem 26034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49202"/>
                    <pic:cNvPicPr/>
                  </pic:nvPicPr>
                  <pic:blipFill>
                    <a:blip r:embed="rId20">
                      <a:extLst>
                        <a:ext uri="{28A0092B-C50C-407E-A947-70E740481C1C}">
                          <a14:useLocalDpi xmlns:a14="http://schemas.microsoft.com/office/drawing/2010/main" val="0"/>
                        </a:ext>
                      </a:extLst>
                    </a:blip>
                    <a:stretch>
                      <a:fillRect/>
                    </a:stretch>
                  </pic:blipFill>
                  <pic:spPr>
                    <a:xfrm>
                      <a:off x="0" y="0"/>
                      <a:ext cx="5109882" cy="2533650"/>
                    </a:xfrm>
                    <a:prstGeom prst="rect">
                      <a:avLst/>
                    </a:prstGeom>
                  </pic:spPr>
                </pic:pic>
              </a:graphicData>
            </a:graphic>
          </wp:inline>
        </w:drawing>
      </w:r>
    </w:p>
    <w:p w14:paraId="2FBC0378" w14:textId="77777777" w:rsidR="00364FA6" w:rsidRPr="00341180" w:rsidRDefault="71F288F1" w:rsidP="00BA0CEE">
      <w:pPr>
        <w:pStyle w:val="BodyText"/>
        <w:spacing w:beforeLines="120" w:before="288" w:afterLines="120" w:after="288"/>
        <w:ind w:left="142" w:right="153"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6B4C4664" w14:textId="65168D63" w:rsidR="00172C6A" w:rsidRPr="00BA0CEE" w:rsidRDefault="43573BC9" w:rsidP="00BA0CEE">
      <w:pPr>
        <w:pStyle w:val="BodyText"/>
        <w:numPr>
          <w:ilvl w:val="1"/>
          <w:numId w:val="3"/>
        </w:numPr>
        <w:spacing w:beforeLines="120" w:before="288" w:afterLines="120" w:after="288" w:line="360" w:lineRule="auto"/>
        <w:ind w:right="153"/>
        <w:rPr>
          <w:rFonts w:ascii="Times New Roman" w:hAnsi="Times New Roman" w:cs="Times New Roman"/>
          <w:b/>
          <w:bCs/>
          <w:sz w:val="24"/>
          <w:szCs w:val="24"/>
          <w:lang w:val="pt-BR"/>
        </w:rPr>
      </w:pPr>
      <w:r w:rsidRPr="00BA0CEE">
        <w:rPr>
          <w:rFonts w:ascii="Times New Roman" w:eastAsia="Times New Roman" w:hAnsi="Times New Roman" w:cs="Times New Roman"/>
          <w:b/>
          <w:bCs/>
          <w:sz w:val="24"/>
          <w:szCs w:val="24"/>
          <w:lang w:val="pt-BR"/>
        </w:rPr>
        <w:t>Estágio em Rede interna virtual</w:t>
      </w:r>
    </w:p>
    <w:p w14:paraId="0D8F599E" w14:textId="1855ED9C" w:rsidR="5348A6AF" w:rsidRPr="00BA0CEE" w:rsidRDefault="465AE752" w:rsidP="09B4E39C">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 xml:space="preserve"> Para realização do estágio 1, a máquina atacante esteve em ambiente compartilhado com o host por meio do </w:t>
      </w:r>
      <w:proofErr w:type="spellStart"/>
      <w:r w:rsidRPr="00BA0CEE">
        <w:rPr>
          <w:rFonts w:ascii="Times New Roman" w:hAnsi="Times New Roman" w:cs="Times New Roman"/>
          <w:sz w:val="24"/>
          <w:szCs w:val="24"/>
          <w:lang w:val="pt-BR"/>
        </w:rPr>
        <w:t>Radmin</w:t>
      </w:r>
      <w:proofErr w:type="spellEnd"/>
      <w:r w:rsidRPr="00BA0CEE">
        <w:rPr>
          <w:rFonts w:ascii="Times New Roman" w:hAnsi="Times New Roman" w:cs="Times New Roman"/>
          <w:sz w:val="24"/>
          <w:szCs w:val="24"/>
          <w:lang w:val="pt-BR"/>
        </w:rPr>
        <w:t>, software de VPN e acesso remoto, disponível de forma gratuita no próprio site da aplicação (versão 1.4.4642.1).</w:t>
      </w:r>
    </w:p>
    <w:p w14:paraId="286D603C" w14:textId="080FA22A" w:rsidR="5E235FE2" w:rsidRPr="00BA0CEE" w:rsidRDefault="3F5497B5" w:rsidP="09B4E39C">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O host de nome “BUSTER” e IP 26.64.176.224 é identificado como o atacante da simulação.</w:t>
      </w:r>
    </w:p>
    <w:p w14:paraId="02270686" w14:textId="1106101A" w:rsidR="5ECD30D7" w:rsidRPr="00BA0CEE" w:rsidRDefault="3F5497B5" w:rsidP="00905B7E">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 xml:space="preserve">O host de nome “GABA” e IP 26.119.16.237 é a máquina a qual sofrerá o ataque. A configuração do </w:t>
      </w:r>
      <w:proofErr w:type="spellStart"/>
      <w:r w:rsidRPr="00BA0CEE">
        <w:rPr>
          <w:rFonts w:ascii="Times New Roman" w:hAnsi="Times New Roman" w:cs="Times New Roman"/>
          <w:sz w:val="24"/>
          <w:szCs w:val="24"/>
          <w:lang w:val="pt-BR"/>
        </w:rPr>
        <w:t>Radmin</w:t>
      </w:r>
      <w:proofErr w:type="spellEnd"/>
      <w:r w:rsidRPr="00BA0CEE">
        <w:rPr>
          <w:rFonts w:ascii="Times New Roman" w:hAnsi="Times New Roman" w:cs="Times New Roman"/>
          <w:sz w:val="24"/>
          <w:szCs w:val="24"/>
          <w:lang w:val="pt-BR"/>
        </w:rPr>
        <w:t xml:space="preserve"> VPN é </w:t>
      </w:r>
      <w:r w:rsidR="724B72A6" w:rsidRPr="00BA0CEE">
        <w:rPr>
          <w:rFonts w:ascii="Times New Roman" w:hAnsi="Times New Roman" w:cs="Times New Roman"/>
          <w:sz w:val="24"/>
          <w:szCs w:val="24"/>
          <w:lang w:val="pt-BR"/>
        </w:rPr>
        <w:t>apresentada</w:t>
      </w:r>
      <w:r w:rsidRPr="00BA0CEE">
        <w:rPr>
          <w:rFonts w:ascii="Times New Roman" w:hAnsi="Times New Roman" w:cs="Times New Roman"/>
          <w:sz w:val="24"/>
          <w:szCs w:val="24"/>
          <w:lang w:val="pt-BR"/>
        </w:rPr>
        <w:t xml:space="preserve"> na </w:t>
      </w:r>
      <w:r w:rsidR="00BA0CEE">
        <w:rPr>
          <w:rFonts w:ascii="Times New Roman" w:hAnsi="Times New Roman" w:cs="Times New Roman"/>
          <w:sz w:val="24"/>
          <w:szCs w:val="24"/>
          <w:lang w:val="pt-BR"/>
        </w:rPr>
        <w:t>F</w:t>
      </w:r>
      <w:r w:rsidRPr="00BA0CEE">
        <w:rPr>
          <w:rFonts w:ascii="Times New Roman" w:hAnsi="Times New Roman" w:cs="Times New Roman"/>
          <w:sz w:val="24"/>
          <w:szCs w:val="24"/>
          <w:lang w:val="pt-BR"/>
        </w:rPr>
        <w:t>igura 7</w:t>
      </w:r>
      <w:r w:rsidR="00905B7E" w:rsidRPr="00BA0CEE">
        <w:rPr>
          <w:rFonts w:ascii="Times New Roman" w:hAnsi="Times New Roman" w:cs="Times New Roman"/>
          <w:sz w:val="24"/>
          <w:szCs w:val="24"/>
          <w:lang w:val="pt-BR"/>
        </w:rPr>
        <w:t>:</w:t>
      </w:r>
    </w:p>
    <w:p w14:paraId="68050A2F" w14:textId="1DAE5D7B" w:rsidR="5AA135AA" w:rsidRPr="000C613A" w:rsidRDefault="5AA135AA"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493C7BD6" w14:textId="2A1AB4B9" w:rsidR="72FC75CD" w:rsidRPr="000C613A" w:rsidRDefault="72FC75CD"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080F695A" w14:textId="14812C15" w:rsidR="05AD7CB6" w:rsidRPr="00341180" w:rsidRDefault="05AD7CB6" w:rsidP="00BA0CEE">
      <w:pPr>
        <w:pStyle w:val="BodyText"/>
        <w:spacing w:beforeLines="120" w:before="288" w:afterLines="120" w:after="288"/>
        <w:ind w:left="113" w:right="125" w:firstLine="720"/>
        <w:jc w:val="center"/>
        <w:rPr>
          <w:rFonts w:ascii="Times New Roman" w:hAnsi="Times New Roman" w:cs="Times New Roman"/>
          <w:lang w:val="pt-BR"/>
        </w:rPr>
      </w:pPr>
      <w:r w:rsidRPr="00341180">
        <w:rPr>
          <w:rFonts w:ascii="Times New Roman" w:hAnsi="Times New Roman" w:cs="Times New Roman"/>
          <w:lang w:val="pt-BR"/>
        </w:rPr>
        <w:t xml:space="preserve">Figura 7 - Configuração </w:t>
      </w:r>
      <w:proofErr w:type="spellStart"/>
      <w:r w:rsidRPr="00341180">
        <w:rPr>
          <w:rFonts w:ascii="Times New Roman" w:hAnsi="Times New Roman" w:cs="Times New Roman"/>
          <w:lang w:val="pt-BR"/>
        </w:rPr>
        <w:t>RadminVPN</w:t>
      </w:r>
      <w:proofErr w:type="spellEnd"/>
    </w:p>
    <w:p w14:paraId="440288AA" w14:textId="78A18BCD" w:rsidR="5E235FE2" w:rsidRPr="00341180" w:rsidRDefault="3F5497B5" w:rsidP="00BA0CEE">
      <w:pPr>
        <w:pStyle w:val="BodyText"/>
        <w:spacing w:beforeLines="120" w:before="288" w:afterLines="120" w:after="288"/>
        <w:ind w:left="113" w:right="125" w:firstLine="720"/>
        <w:jc w:val="center"/>
        <w:rPr>
          <w:rFonts w:ascii="Times New Roman" w:hAnsi="Times New Roman" w:cs="Times New Roman"/>
          <w:lang w:val="pt-BR"/>
        </w:rPr>
      </w:pPr>
      <w:r w:rsidRPr="00341180">
        <w:rPr>
          <w:rFonts w:ascii="Times New Roman" w:hAnsi="Times New Roman" w:cs="Times New Roman"/>
          <w:noProof/>
        </w:rPr>
        <w:drawing>
          <wp:inline distT="0" distB="0" distL="0" distR="0" wp14:anchorId="0456BDD7" wp14:editId="15CD328C">
            <wp:extent cx="2411462" cy="3650886"/>
            <wp:effectExtent l="0" t="0" r="0" b="0"/>
            <wp:docPr id="335102530" name="Imagem 33510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02530"/>
                    <pic:cNvPicPr/>
                  </pic:nvPicPr>
                  <pic:blipFill>
                    <a:blip r:embed="rId21">
                      <a:extLst>
                        <a:ext uri="{28A0092B-C50C-407E-A947-70E740481C1C}">
                          <a14:useLocalDpi xmlns:a14="http://schemas.microsoft.com/office/drawing/2010/main" val="0"/>
                        </a:ext>
                      </a:extLst>
                    </a:blip>
                    <a:srcRect t="689"/>
                    <a:stretch>
                      <a:fillRect/>
                    </a:stretch>
                  </pic:blipFill>
                  <pic:spPr>
                    <a:xfrm>
                      <a:off x="0" y="0"/>
                      <a:ext cx="2411462" cy="3650886"/>
                    </a:xfrm>
                    <a:prstGeom prst="rect">
                      <a:avLst/>
                    </a:prstGeom>
                  </pic:spPr>
                </pic:pic>
              </a:graphicData>
            </a:graphic>
          </wp:inline>
        </w:drawing>
      </w:r>
    </w:p>
    <w:p w14:paraId="33351F23" w14:textId="0F78EAB2" w:rsidR="1A372E42" w:rsidRPr="00341180" w:rsidRDefault="48EA5A4F" w:rsidP="00BA0CEE">
      <w:pPr>
        <w:pStyle w:val="BodyText"/>
        <w:spacing w:beforeLines="120" w:before="288" w:afterLines="120" w:after="288"/>
        <w:ind w:left="113" w:right="125" w:firstLine="720"/>
        <w:jc w:val="center"/>
        <w:rPr>
          <w:rFonts w:ascii="Times New Roman" w:hAnsi="Times New Roman" w:cs="Times New Roman"/>
          <w:lang w:val="pt-BR"/>
        </w:rPr>
      </w:pPr>
      <w:r w:rsidRPr="00341180">
        <w:rPr>
          <w:rFonts w:ascii="Times New Roman" w:hAnsi="Times New Roman" w:cs="Times New Roman"/>
          <w:lang w:val="pt-BR"/>
        </w:rPr>
        <w:t>Fonte:</w:t>
      </w:r>
      <w:r w:rsidR="77DAA195" w:rsidRPr="00341180">
        <w:rPr>
          <w:rFonts w:ascii="Times New Roman" w:hAnsi="Times New Roman" w:cs="Times New Roman"/>
          <w:lang w:val="pt-BR"/>
        </w:rPr>
        <w:t xml:space="preserve"> </w:t>
      </w:r>
      <w:r w:rsidRPr="00341180">
        <w:rPr>
          <w:rFonts w:ascii="Times New Roman" w:hAnsi="Times New Roman" w:cs="Times New Roman"/>
          <w:lang w:val="pt-BR"/>
        </w:rPr>
        <w:t>Autores</w:t>
      </w:r>
    </w:p>
    <w:p w14:paraId="6EFB98A6" w14:textId="5C8E9F4C" w:rsidR="5928F189" w:rsidRPr="00BA0CEE" w:rsidRDefault="15FC7DAF" w:rsidP="2F6ABE65">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Em um primeiro momento foi realizada uma verificação por PING ao IP, para verificação de conectividade</w:t>
      </w:r>
      <w:r w:rsidR="1A964789" w:rsidRPr="00BA0CEE">
        <w:rPr>
          <w:rFonts w:ascii="Times New Roman" w:hAnsi="Times New Roman" w:cs="Times New Roman"/>
          <w:sz w:val="24"/>
          <w:szCs w:val="24"/>
          <w:lang w:val="pt-BR"/>
        </w:rPr>
        <w:t>,</w:t>
      </w:r>
      <w:r w:rsidRPr="00BA0CEE">
        <w:rPr>
          <w:rFonts w:ascii="Times New Roman" w:hAnsi="Times New Roman" w:cs="Times New Roman"/>
          <w:sz w:val="24"/>
          <w:szCs w:val="24"/>
          <w:lang w:val="pt-BR"/>
        </w:rPr>
        <w:t xml:space="preserve"> </w:t>
      </w:r>
      <w:r w:rsidR="1A964789" w:rsidRPr="00BA0CEE">
        <w:rPr>
          <w:rFonts w:ascii="Times New Roman" w:hAnsi="Times New Roman" w:cs="Times New Roman"/>
          <w:sz w:val="24"/>
          <w:szCs w:val="24"/>
          <w:lang w:val="pt-BR"/>
        </w:rPr>
        <w:t xml:space="preserve">apesentados na </w:t>
      </w:r>
      <w:r w:rsidR="00BA0CEE">
        <w:rPr>
          <w:rFonts w:ascii="Times New Roman" w:hAnsi="Times New Roman" w:cs="Times New Roman"/>
          <w:sz w:val="24"/>
          <w:szCs w:val="24"/>
          <w:lang w:val="pt-BR"/>
        </w:rPr>
        <w:t>F</w:t>
      </w:r>
      <w:r w:rsidR="1A964789" w:rsidRPr="00BA0CEE">
        <w:rPr>
          <w:rFonts w:ascii="Times New Roman" w:hAnsi="Times New Roman" w:cs="Times New Roman"/>
          <w:sz w:val="24"/>
          <w:szCs w:val="24"/>
          <w:lang w:val="pt-BR"/>
        </w:rPr>
        <w:t>igura 8</w:t>
      </w:r>
      <w:r w:rsidR="745F08E3" w:rsidRPr="00BA0CEE">
        <w:rPr>
          <w:rFonts w:ascii="Times New Roman" w:hAnsi="Times New Roman" w:cs="Times New Roman"/>
          <w:sz w:val="24"/>
          <w:szCs w:val="24"/>
          <w:lang w:val="pt-BR"/>
        </w:rPr>
        <w:t xml:space="preserve">. O mesmo método foi utilizado para constatar a conexão durante </w:t>
      </w:r>
      <w:r w:rsidR="7D076902" w:rsidRPr="00BA0CEE">
        <w:rPr>
          <w:rFonts w:ascii="Times New Roman" w:hAnsi="Times New Roman" w:cs="Times New Roman"/>
          <w:sz w:val="24"/>
          <w:szCs w:val="24"/>
          <w:lang w:val="pt-BR"/>
        </w:rPr>
        <w:t>os ataques</w:t>
      </w:r>
      <w:r w:rsidR="2B03270D" w:rsidRPr="00BA0CEE">
        <w:rPr>
          <w:rFonts w:ascii="Times New Roman" w:hAnsi="Times New Roman" w:cs="Times New Roman"/>
          <w:sz w:val="24"/>
          <w:szCs w:val="24"/>
          <w:lang w:val="pt-BR"/>
        </w:rPr>
        <w:t>,</w:t>
      </w:r>
      <w:r w:rsidR="7D076902" w:rsidRPr="00BA0CEE">
        <w:rPr>
          <w:rFonts w:ascii="Times New Roman" w:hAnsi="Times New Roman" w:cs="Times New Roman"/>
          <w:sz w:val="24"/>
          <w:szCs w:val="24"/>
          <w:lang w:val="pt-BR"/>
        </w:rPr>
        <w:t xml:space="preserve"> </w:t>
      </w:r>
      <w:r w:rsidR="544E5FD7" w:rsidRPr="00BA0CEE">
        <w:rPr>
          <w:rFonts w:ascii="Times New Roman" w:hAnsi="Times New Roman" w:cs="Times New Roman"/>
          <w:sz w:val="24"/>
          <w:szCs w:val="24"/>
          <w:lang w:val="pt-BR"/>
        </w:rPr>
        <w:t>o</w:t>
      </w:r>
      <w:r w:rsidR="7D076902" w:rsidRPr="00BA0CEE">
        <w:rPr>
          <w:rFonts w:ascii="Times New Roman" w:hAnsi="Times New Roman" w:cs="Times New Roman"/>
          <w:sz w:val="24"/>
          <w:szCs w:val="24"/>
          <w:lang w:val="pt-BR"/>
        </w:rPr>
        <w:t>bser</w:t>
      </w:r>
      <w:r w:rsidR="3D2E85F5" w:rsidRPr="00BA0CEE">
        <w:rPr>
          <w:rFonts w:ascii="Times New Roman" w:hAnsi="Times New Roman" w:cs="Times New Roman"/>
          <w:sz w:val="24"/>
          <w:szCs w:val="24"/>
          <w:lang w:val="pt-BR"/>
        </w:rPr>
        <w:t>vado</w:t>
      </w:r>
      <w:r w:rsidR="7D076902" w:rsidRPr="00BA0CEE">
        <w:rPr>
          <w:rFonts w:ascii="Times New Roman" w:hAnsi="Times New Roman" w:cs="Times New Roman"/>
          <w:sz w:val="24"/>
          <w:szCs w:val="24"/>
          <w:lang w:val="pt-BR"/>
        </w:rPr>
        <w:t xml:space="preserve"> nas </w:t>
      </w:r>
      <w:r w:rsidR="00BA0CEE">
        <w:rPr>
          <w:rFonts w:ascii="Times New Roman" w:hAnsi="Times New Roman" w:cs="Times New Roman"/>
          <w:sz w:val="24"/>
          <w:szCs w:val="24"/>
          <w:lang w:val="pt-BR"/>
        </w:rPr>
        <w:t>F</w:t>
      </w:r>
      <w:r w:rsidR="7D076902" w:rsidRPr="00BA0CEE">
        <w:rPr>
          <w:rFonts w:ascii="Times New Roman" w:hAnsi="Times New Roman" w:cs="Times New Roman"/>
          <w:sz w:val="24"/>
          <w:szCs w:val="24"/>
          <w:lang w:val="pt-BR"/>
        </w:rPr>
        <w:t>iguras 9 e 10</w:t>
      </w:r>
      <w:r w:rsidR="6147DF8D" w:rsidRPr="00BA0CEE">
        <w:rPr>
          <w:rFonts w:ascii="Times New Roman" w:hAnsi="Times New Roman" w:cs="Times New Roman"/>
          <w:sz w:val="24"/>
          <w:szCs w:val="24"/>
          <w:lang w:val="pt-BR"/>
        </w:rPr>
        <w:t>;</w:t>
      </w:r>
    </w:p>
    <w:p w14:paraId="62610244" w14:textId="7E37C91F" w:rsidR="46F50855" w:rsidRPr="00341180" w:rsidRDefault="32368391" w:rsidP="009D359D">
      <w:pPr>
        <w:pStyle w:val="BodyText"/>
        <w:keepNext/>
        <w:keepLines/>
        <w:spacing w:beforeLines="120" w:before="288" w:afterLines="120" w:after="288" w:line="360" w:lineRule="auto"/>
        <w:ind w:left="0" w:firstLine="0"/>
        <w:jc w:val="center"/>
        <w:rPr>
          <w:rFonts w:ascii="Times New Roman" w:hAnsi="Times New Roman" w:cs="Times New Roman"/>
          <w:lang w:val="pt-BR"/>
        </w:rPr>
      </w:pPr>
      <w:r w:rsidRPr="00341180">
        <w:rPr>
          <w:rFonts w:ascii="Times New Roman" w:hAnsi="Times New Roman" w:cs="Times New Roman"/>
          <w:lang w:val="pt-BR"/>
        </w:rPr>
        <w:t xml:space="preserve">Figura </w:t>
      </w:r>
      <w:r w:rsidR="00AC2080" w:rsidRPr="00341180">
        <w:rPr>
          <w:rFonts w:ascii="Times New Roman" w:hAnsi="Times New Roman" w:cs="Times New Roman"/>
          <w:lang w:val="pt-BR"/>
        </w:rPr>
        <w:t>8</w:t>
      </w:r>
      <w:r w:rsidRPr="00341180">
        <w:rPr>
          <w:rFonts w:ascii="Times New Roman" w:hAnsi="Times New Roman" w:cs="Times New Roman"/>
          <w:lang w:val="pt-BR"/>
        </w:rPr>
        <w:t xml:space="preserve"> – Protocolo ICMP </w:t>
      </w:r>
    </w:p>
    <w:p w14:paraId="60ADF556" w14:textId="03B88D0A" w:rsidR="46F50855" w:rsidRPr="00341180" w:rsidRDefault="715DA006" w:rsidP="009D359D">
      <w:pPr>
        <w:pStyle w:val="BodyText"/>
        <w:spacing w:beforeLines="120" w:before="288" w:afterLines="120" w:after="288" w:line="360" w:lineRule="auto"/>
        <w:ind w:left="0" w:firstLine="0"/>
        <w:jc w:val="center"/>
        <w:rPr>
          <w:rFonts w:ascii="Times New Roman" w:hAnsi="Times New Roman" w:cs="Times New Roman"/>
        </w:rPr>
      </w:pPr>
      <w:r w:rsidRPr="00341180">
        <w:rPr>
          <w:rFonts w:ascii="Times New Roman" w:hAnsi="Times New Roman" w:cs="Times New Roman"/>
          <w:noProof/>
        </w:rPr>
        <w:drawing>
          <wp:inline distT="0" distB="0" distL="0" distR="0" wp14:anchorId="3C60E8C9" wp14:editId="1D8FED19">
            <wp:extent cx="4572000" cy="1704975"/>
            <wp:effectExtent l="0" t="0" r="0" b="0"/>
            <wp:docPr id="949035810" name="Imagem 9490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60A955E" w14:textId="77777777" w:rsidR="00BA0CEE" w:rsidRPr="00341180" w:rsidRDefault="32368391" w:rsidP="00BA0CEE">
      <w:pPr>
        <w:pStyle w:val="BodyText"/>
        <w:spacing w:beforeLines="120" w:before="288" w:afterLines="120" w:after="288" w:line="360" w:lineRule="auto"/>
        <w:ind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4308C992" w14:textId="1F110980" w:rsidR="5ECD30D7" w:rsidRPr="00341180" w:rsidRDefault="0F121CE4" w:rsidP="00BA0CEE">
      <w:pPr>
        <w:pStyle w:val="BodyText"/>
        <w:spacing w:beforeLines="120" w:before="288" w:afterLines="120" w:after="288" w:line="360" w:lineRule="auto"/>
        <w:ind w:firstLine="601"/>
        <w:jc w:val="both"/>
        <w:rPr>
          <w:rFonts w:ascii="Times New Roman" w:hAnsi="Times New Roman" w:cs="Times New Roman"/>
          <w:lang w:val="pt-BR"/>
        </w:rPr>
      </w:pPr>
      <w:r w:rsidRPr="00BA0CEE">
        <w:rPr>
          <w:rFonts w:ascii="Times New Roman" w:eastAsia="Times New Roman" w:hAnsi="Times New Roman" w:cs="Times New Roman"/>
          <w:sz w:val="24"/>
          <w:szCs w:val="24"/>
          <w:lang w:val="pt-BR"/>
        </w:rPr>
        <w:t xml:space="preserve">Os valores de resultado apresentam um sucesso na comunicação, informando que os 5 sinais enviados foram entregues com tempos de 27.3, 26.6, </w:t>
      </w:r>
      <w:proofErr w:type="gramStart"/>
      <w:r w:rsidRPr="00BA0CEE">
        <w:rPr>
          <w:rFonts w:ascii="Times New Roman" w:eastAsia="Times New Roman" w:hAnsi="Times New Roman" w:cs="Times New Roman"/>
          <w:sz w:val="24"/>
          <w:szCs w:val="24"/>
          <w:lang w:val="pt-BR"/>
        </w:rPr>
        <w:t>46.9 ,</w:t>
      </w:r>
      <w:proofErr w:type="gramEnd"/>
      <w:r w:rsidRPr="00BA0CEE">
        <w:rPr>
          <w:rFonts w:ascii="Times New Roman" w:eastAsia="Times New Roman" w:hAnsi="Times New Roman" w:cs="Times New Roman"/>
          <w:sz w:val="24"/>
          <w:szCs w:val="24"/>
          <w:lang w:val="pt-BR"/>
        </w:rPr>
        <w:t xml:space="preserve"> 27.5 e 33.2 milissegundos. É confirmada o envio dos pacotes nas estáticas apresentadas no final da captura de tela, com 5 envios realizados com sucesso, 0% de perda de pacotes e um tempo total de conversa de 4052 milissegundos. Os </w:t>
      </w:r>
      <w:r w:rsidRPr="00341180">
        <w:rPr>
          <w:rFonts w:ascii="Times New Roman" w:eastAsia="Times New Roman" w:hAnsi="Times New Roman" w:cs="Times New Roman"/>
          <w:lang w:val="pt-BR"/>
        </w:rPr>
        <w:t>mesmos campos vão ser observados em testes futuros.</w:t>
      </w:r>
    </w:p>
    <w:p w14:paraId="1BBE149A" w14:textId="028E83F7" w:rsidR="7D844AC0" w:rsidRPr="00341180" w:rsidRDefault="189AF5A1" w:rsidP="00BA0CEE">
      <w:pPr>
        <w:pStyle w:val="BodyText"/>
        <w:spacing w:beforeLines="120" w:before="288" w:afterLines="120" w:after="288"/>
        <w:ind w:firstLine="0"/>
        <w:jc w:val="center"/>
        <w:rPr>
          <w:rFonts w:ascii="Times New Roman" w:hAnsi="Times New Roman" w:cs="Times New Roman"/>
          <w:lang w:val="pt-BR"/>
        </w:rPr>
      </w:pPr>
      <w:r w:rsidRPr="00341180">
        <w:rPr>
          <w:rFonts w:ascii="Times New Roman" w:hAnsi="Times New Roman" w:cs="Times New Roman"/>
          <w:lang w:val="pt-BR"/>
        </w:rPr>
        <w:t>Figura 9 - Verificação ICMP em ataque UDP</w:t>
      </w:r>
    </w:p>
    <w:p w14:paraId="0E707922" w14:textId="5C85A2A7" w:rsidR="15937B50" w:rsidRPr="00341180" w:rsidRDefault="189AF5A1" w:rsidP="00BA0CEE">
      <w:pPr>
        <w:pStyle w:val="BodyText"/>
        <w:spacing w:beforeLines="120" w:before="288" w:afterLines="120" w:after="288"/>
        <w:ind w:firstLine="0"/>
        <w:jc w:val="center"/>
        <w:rPr>
          <w:rFonts w:ascii="Times New Roman" w:hAnsi="Times New Roman" w:cs="Times New Roman"/>
          <w:lang w:val="pt-BR"/>
        </w:rPr>
      </w:pPr>
      <w:r w:rsidRPr="00341180">
        <w:rPr>
          <w:noProof/>
        </w:rPr>
        <w:drawing>
          <wp:inline distT="0" distB="0" distL="0" distR="0" wp14:anchorId="29FB6D17" wp14:editId="71EC2F31">
            <wp:extent cx="4572000" cy="742950"/>
            <wp:effectExtent l="0" t="0" r="0" b="0"/>
            <wp:docPr id="1007178457" name="Imagem 10071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178457"/>
                    <pic:cNvPicPr/>
                  </pic:nvPicPr>
                  <pic:blipFill>
                    <a:blip r:embed="rId23">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r w:rsidRPr="0027201A">
        <w:rPr>
          <w:lang w:val="pt-BR"/>
        </w:rPr>
        <w:br/>
      </w:r>
      <w:r w:rsidRPr="00341180">
        <w:rPr>
          <w:rFonts w:ascii="Times New Roman" w:hAnsi="Times New Roman" w:cs="Times New Roman"/>
          <w:lang w:val="pt-BR"/>
        </w:rPr>
        <w:t>Fonte: Autores</w:t>
      </w:r>
    </w:p>
    <w:p w14:paraId="186C0A01" w14:textId="6C512ED9" w:rsidR="5AF82FE1" w:rsidRPr="0027201A" w:rsidRDefault="33FCE63F" w:rsidP="00BA0CEE">
      <w:pPr>
        <w:spacing w:before="288" w:after="288" w:line="360" w:lineRule="auto"/>
        <w:ind w:firstLine="720"/>
        <w:jc w:val="both"/>
        <w:rPr>
          <w:sz w:val="24"/>
          <w:szCs w:val="24"/>
          <w:lang w:val="pt-BR"/>
        </w:rPr>
      </w:pPr>
      <w:r w:rsidRPr="00BA0CEE">
        <w:rPr>
          <w:rFonts w:ascii="Times New Roman" w:eastAsia="Times New Roman" w:hAnsi="Times New Roman" w:cs="Times New Roman"/>
          <w:sz w:val="24"/>
          <w:szCs w:val="24"/>
          <w:lang w:val="pt-BR"/>
        </w:rPr>
        <w:t xml:space="preserve">A ausência de mensagem de confirmação informa a falha na comunicação com o endereço final., evidenciado nas estáticas do final da captura de tela, sendo, 5 pacotes transmitidos, 0 recebidos pelo endereço totalizando 100% de perda de pacotes e um tempo total de 4267ms da operação. Os testes e verificação de falha na comunicação serão verificados da mesma forma.  </w:t>
      </w:r>
    </w:p>
    <w:p w14:paraId="13132016" w14:textId="43A97A09" w:rsidR="78FDEFE8" w:rsidRPr="00341180" w:rsidRDefault="189AF5A1" w:rsidP="00BA0CEE">
      <w:pPr>
        <w:pStyle w:val="BodyText"/>
        <w:spacing w:beforeLines="120" w:before="288" w:afterLines="120" w:after="288"/>
        <w:ind w:firstLine="0"/>
        <w:jc w:val="center"/>
        <w:rPr>
          <w:rFonts w:ascii="Times New Roman" w:hAnsi="Times New Roman" w:cs="Times New Roman"/>
          <w:lang w:val="pt-BR"/>
        </w:rPr>
      </w:pPr>
      <w:r w:rsidRPr="00341180">
        <w:rPr>
          <w:rFonts w:ascii="Times New Roman" w:hAnsi="Times New Roman" w:cs="Times New Roman"/>
          <w:lang w:val="pt-BR"/>
        </w:rPr>
        <w:t>Figura 10 - Verificação ICMP em ataque TCP</w:t>
      </w:r>
    </w:p>
    <w:p w14:paraId="54A1B540" w14:textId="0C11DF75" w:rsidR="5A5B0533" w:rsidRPr="00341180" w:rsidRDefault="189AF5A1" w:rsidP="00BA0CEE">
      <w:pPr>
        <w:pStyle w:val="BodyText"/>
        <w:spacing w:beforeLines="120" w:before="288" w:afterLines="120" w:after="288"/>
        <w:ind w:firstLine="0"/>
        <w:jc w:val="center"/>
        <w:rPr>
          <w:rFonts w:ascii="Times New Roman" w:hAnsi="Times New Roman" w:cs="Times New Roman"/>
          <w:lang w:val="pt-BR"/>
        </w:rPr>
      </w:pPr>
      <w:r w:rsidRPr="00341180">
        <w:rPr>
          <w:rFonts w:ascii="Times New Roman" w:hAnsi="Times New Roman" w:cs="Times New Roman"/>
          <w:noProof/>
        </w:rPr>
        <w:drawing>
          <wp:inline distT="0" distB="0" distL="0" distR="0" wp14:anchorId="4E6AA4E0" wp14:editId="7372991E">
            <wp:extent cx="4572000" cy="1657350"/>
            <wp:effectExtent l="0" t="0" r="0" b="0"/>
            <wp:docPr id="1364650983" name="Imagem 136465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650983"/>
                    <pic:cNvPicPr/>
                  </pic:nvPicPr>
                  <pic:blipFill>
                    <a:blip r:embed="rId2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r w:rsidRPr="00341180">
        <w:rPr>
          <w:rFonts w:ascii="Times New Roman" w:hAnsi="Times New Roman" w:cs="Times New Roman"/>
          <w:lang w:val="pt-BR"/>
        </w:rPr>
        <w:br/>
        <w:t>Fonte: Autores</w:t>
      </w:r>
    </w:p>
    <w:p w14:paraId="4709DEC2" w14:textId="24B65469" w:rsidR="715D4C68" w:rsidRPr="00BA0CEE" w:rsidRDefault="184506D2" w:rsidP="00BA0CEE">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 xml:space="preserve">Os testes de ataque realizados foram baseados em utilização da porta 80 e métodos TCP e UDP, focos de análise; Resultados expressos nas </w:t>
      </w:r>
      <w:r w:rsidR="00BA0CEE" w:rsidRPr="00BA0CEE">
        <w:rPr>
          <w:rFonts w:ascii="Times New Roman" w:hAnsi="Times New Roman" w:cs="Times New Roman"/>
          <w:sz w:val="24"/>
          <w:szCs w:val="24"/>
          <w:lang w:val="pt-BR"/>
        </w:rPr>
        <w:t>F</w:t>
      </w:r>
      <w:r w:rsidRPr="00BA0CEE">
        <w:rPr>
          <w:rFonts w:ascii="Times New Roman" w:hAnsi="Times New Roman" w:cs="Times New Roman"/>
          <w:sz w:val="24"/>
          <w:szCs w:val="24"/>
          <w:lang w:val="pt-BR"/>
        </w:rPr>
        <w:t xml:space="preserve">iguras 11 e </w:t>
      </w:r>
      <w:r w:rsidR="5DAF2EBA" w:rsidRPr="00BA0CEE">
        <w:rPr>
          <w:rFonts w:ascii="Times New Roman" w:hAnsi="Times New Roman" w:cs="Times New Roman"/>
          <w:sz w:val="24"/>
          <w:szCs w:val="24"/>
          <w:lang w:val="pt-BR"/>
        </w:rPr>
        <w:t>12:</w:t>
      </w:r>
    </w:p>
    <w:p w14:paraId="04ACC209" w14:textId="39ADDB6E" w:rsidR="064EE736" w:rsidRPr="00341180" w:rsidRDefault="064EE736" w:rsidP="00BA0CEE">
      <w:pPr>
        <w:pStyle w:val="BodyText"/>
        <w:keepNext/>
        <w:spacing w:beforeLines="120" w:before="288" w:afterLines="120" w:after="288"/>
        <w:ind w:left="113" w:right="125" w:firstLine="0"/>
        <w:jc w:val="center"/>
        <w:rPr>
          <w:rFonts w:ascii="Times New Roman" w:hAnsi="Times New Roman" w:cs="Times New Roman"/>
          <w:lang w:val="pt-BR"/>
        </w:rPr>
      </w:pPr>
      <w:r w:rsidRPr="00341180">
        <w:rPr>
          <w:rFonts w:ascii="Times New Roman" w:hAnsi="Times New Roman" w:cs="Times New Roman"/>
          <w:lang w:val="pt-BR"/>
        </w:rPr>
        <w:t xml:space="preserve">Figura </w:t>
      </w:r>
      <w:r w:rsidR="6F2A8D1E" w:rsidRPr="00341180">
        <w:rPr>
          <w:rFonts w:ascii="Times New Roman" w:hAnsi="Times New Roman" w:cs="Times New Roman"/>
          <w:lang w:val="pt-BR"/>
        </w:rPr>
        <w:t>1</w:t>
      </w:r>
      <w:r w:rsidR="4E0A843A" w:rsidRPr="00341180">
        <w:rPr>
          <w:rFonts w:ascii="Times New Roman" w:hAnsi="Times New Roman" w:cs="Times New Roman"/>
          <w:lang w:val="pt-BR"/>
        </w:rPr>
        <w:t>1</w:t>
      </w:r>
      <w:r w:rsidRPr="00341180">
        <w:rPr>
          <w:rFonts w:ascii="Times New Roman" w:hAnsi="Times New Roman" w:cs="Times New Roman"/>
          <w:lang w:val="pt-BR"/>
        </w:rPr>
        <w:t xml:space="preserve"> – </w:t>
      </w:r>
      <w:r w:rsidR="3C9BF317" w:rsidRPr="00341180">
        <w:rPr>
          <w:rFonts w:ascii="Times New Roman" w:hAnsi="Times New Roman" w:cs="Times New Roman"/>
          <w:lang w:val="pt-BR"/>
        </w:rPr>
        <w:t>LOIC em a</w:t>
      </w:r>
      <w:r w:rsidRPr="00341180">
        <w:rPr>
          <w:rFonts w:ascii="Times New Roman" w:hAnsi="Times New Roman" w:cs="Times New Roman"/>
          <w:lang w:val="pt-BR"/>
        </w:rPr>
        <w:t xml:space="preserve">taque UDP </w:t>
      </w:r>
    </w:p>
    <w:p w14:paraId="5F079FFD" w14:textId="2F8BE007" w:rsidR="064EE736" w:rsidRPr="00341180" w:rsidRDefault="33004215" w:rsidP="00BA0CEE">
      <w:pPr>
        <w:pStyle w:val="BodyText"/>
        <w:keepNext/>
        <w:spacing w:beforeLines="120" w:before="288" w:afterLines="120" w:after="288"/>
        <w:ind w:left="0" w:firstLine="0"/>
        <w:jc w:val="center"/>
        <w:rPr>
          <w:rFonts w:ascii="Times New Roman" w:hAnsi="Times New Roman" w:cs="Times New Roman"/>
        </w:rPr>
      </w:pPr>
      <w:r w:rsidRPr="00341180">
        <w:rPr>
          <w:rFonts w:ascii="Times New Roman" w:hAnsi="Times New Roman" w:cs="Times New Roman"/>
          <w:noProof/>
        </w:rPr>
        <w:drawing>
          <wp:inline distT="0" distB="0" distL="0" distR="0" wp14:anchorId="688A5CD4" wp14:editId="39743B7F">
            <wp:extent cx="4572000" cy="2219325"/>
            <wp:effectExtent l="0" t="0" r="0" b="0"/>
            <wp:docPr id="1142450569" name="Imagem 114245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7E65A7CD" w14:textId="0BAF9FE3" w:rsidR="60A11196" w:rsidRPr="00341180" w:rsidRDefault="064EE736" w:rsidP="00BA0CEE">
      <w:pPr>
        <w:pStyle w:val="BodyText"/>
        <w:spacing w:beforeLines="120" w:before="288" w:afterLines="120" w:after="288"/>
        <w:ind w:left="363" w:hanging="363"/>
        <w:jc w:val="center"/>
        <w:rPr>
          <w:rFonts w:ascii="Times New Roman" w:hAnsi="Times New Roman" w:cs="Times New Roman"/>
          <w:lang w:val="pt-BR"/>
        </w:rPr>
      </w:pPr>
      <w:r w:rsidRPr="00341180">
        <w:rPr>
          <w:rFonts w:ascii="Times New Roman" w:hAnsi="Times New Roman" w:cs="Times New Roman"/>
          <w:lang w:val="pt-BR"/>
        </w:rPr>
        <w:t>Fonte: Autores</w:t>
      </w:r>
    </w:p>
    <w:p w14:paraId="1982C97D" w14:textId="77777777" w:rsidR="00905B7E" w:rsidRPr="000C613A" w:rsidRDefault="00905B7E" w:rsidP="00BA0CEE">
      <w:pPr>
        <w:pStyle w:val="BodyText"/>
        <w:spacing w:beforeLines="120" w:before="288" w:afterLines="120" w:after="288"/>
        <w:ind w:left="363" w:hanging="363"/>
        <w:jc w:val="center"/>
        <w:rPr>
          <w:rFonts w:ascii="Times New Roman" w:hAnsi="Times New Roman" w:cs="Times New Roman"/>
          <w:sz w:val="20"/>
          <w:szCs w:val="20"/>
          <w:lang w:val="pt-BR"/>
        </w:rPr>
      </w:pPr>
    </w:p>
    <w:p w14:paraId="7E30479A" w14:textId="4F7C196C" w:rsidR="3151F9E7" w:rsidRPr="00341180" w:rsidRDefault="3151F9E7" w:rsidP="00BA0CEE">
      <w:pPr>
        <w:pStyle w:val="BodyText"/>
        <w:spacing w:beforeLines="120" w:before="288" w:afterLines="120" w:after="288"/>
        <w:ind w:left="363" w:hanging="363"/>
        <w:jc w:val="center"/>
        <w:rPr>
          <w:rFonts w:ascii="Times New Roman" w:hAnsi="Times New Roman" w:cs="Times New Roman"/>
          <w:lang w:val="pt-BR"/>
        </w:rPr>
      </w:pPr>
      <w:r w:rsidRPr="00341180">
        <w:rPr>
          <w:rFonts w:ascii="Times New Roman" w:hAnsi="Times New Roman" w:cs="Times New Roman"/>
          <w:lang w:val="pt-BR"/>
        </w:rPr>
        <w:t>Figura 1</w:t>
      </w:r>
      <w:r w:rsidR="24BB0DBC" w:rsidRPr="00341180">
        <w:rPr>
          <w:rFonts w:ascii="Times New Roman" w:hAnsi="Times New Roman" w:cs="Times New Roman"/>
          <w:lang w:val="pt-BR"/>
        </w:rPr>
        <w:t>2</w:t>
      </w:r>
      <w:r w:rsidRPr="00341180">
        <w:rPr>
          <w:rFonts w:ascii="Times New Roman" w:hAnsi="Times New Roman" w:cs="Times New Roman"/>
          <w:lang w:val="pt-BR"/>
        </w:rPr>
        <w:t xml:space="preserve"> – </w:t>
      </w:r>
      <w:r w:rsidR="0F63AEA4" w:rsidRPr="00341180">
        <w:rPr>
          <w:rFonts w:ascii="Times New Roman" w:hAnsi="Times New Roman" w:cs="Times New Roman"/>
          <w:lang w:val="pt-BR"/>
        </w:rPr>
        <w:t>LOIC em ataque</w:t>
      </w:r>
      <w:r w:rsidRPr="00341180">
        <w:rPr>
          <w:rFonts w:ascii="Times New Roman" w:hAnsi="Times New Roman" w:cs="Times New Roman"/>
          <w:lang w:val="pt-BR"/>
        </w:rPr>
        <w:t xml:space="preserve"> TCP </w:t>
      </w:r>
    </w:p>
    <w:p w14:paraId="56EE0DC1" w14:textId="390CAAAD" w:rsidR="3151F9E7" w:rsidRPr="00341180" w:rsidRDefault="05B4B304" w:rsidP="00BA0CEE">
      <w:pPr>
        <w:pStyle w:val="BodyText"/>
        <w:spacing w:beforeLines="120" w:before="288" w:afterLines="120" w:after="288"/>
        <w:ind w:left="0" w:firstLine="0"/>
        <w:jc w:val="center"/>
        <w:rPr>
          <w:rFonts w:ascii="Times New Roman" w:hAnsi="Times New Roman" w:cs="Times New Roman"/>
        </w:rPr>
      </w:pPr>
      <w:r w:rsidRPr="00341180">
        <w:rPr>
          <w:rFonts w:ascii="Times New Roman" w:hAnsi="Times New Roman" w:cs="Times New Roman"/>
          <w:noProof/>
        </w:rPr>
        <w:drawing>
          <wp:inline distT="0" distB="0" distL="0" distR="0" wp14:anchorId="3F983C58" wp14:editId="49E89CD8">
            <wp:extent cx="4675322" cy="2298700"/>
            <wp:effectExtent l="0" t="0" r="0" b="6350"/>
            <wp:docPr id="1546223332" name="Imagem 154622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78087" cy="2300060"/>
                    </a:xfrm>
                    <a:prstGeom prst="rect">
                      <a:avLst/>
                    </a:prstGeom>
                  </pic:spPr>
                </pic:pic>
              </a:graphicData>
            </a:graphic>
          </wp:inline>
        </w:drawing>
      </w:r>
    </w:p>
    <w:p w14:paraId="36D57458" w14:textId="118CF711" w:rsidR="6F38ED17" w:rsidRPr="00341180" w:rsidRDefault="3151F9E7" w:rsidP="00BA0CEE">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Fonte: Autores</w:t>
      </w:r>
    </w:p>
    <w:p w14:paraId="0190D42F" w14:textId="00E826DE" w:rsidR="6F38ED17" w:rsidRPr="000C613A" w:rsidRDefault="6F38ED17"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089B13CD" w14:textId="41BDDAE3" w:rsidR="0196EAC0" w:rsidRDefault="4777866F" w:rsidP="00905B7E">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O monitoramento e visualização dos ataques, foram realizadas por uma terceira máquina, conectada ao host a ser moni</w:t>
      </w:r>
      <w:r w:rsidR="001A2B1D" w:rsidRPr="00BA0CEE">
        <w:rPr>
          <w:rFonts w:ascii="Times New Roman" w:hAnsi="Times New Roman" w:cs="Times New Roman"/>
          <w:sz w:val="24"/>
          <w:szCs w:val="24"/>
          <w:lang w:val="pt-BR"/>
        </w:rPr>
        <w:t>torado.</w:t>
      </w:r>
      <w:r w:rsidR="00697164" w:rsidRPr="00BA0CEE">
        <w:rPr>
          <w:rFonts w:ascii="Times New Roman" w:hAnsi="Times New Roman" w:cs="Times New Roman"/>
          <w:sz w:val="24"/>
          <w:szCs w:val="24"/>
          <w:lang w:val="pt-BR"/>
        </w:rPr>
        <w:t xml:space="preserve"> </w:t>
      </w:r>
      <w:r w:rsidR="44404CF7" w:rsidRPr="00BA0CEE">
        <w:rPr>
          <w:rFonts w:ascii="Times New Roman" w:hAnsi="Times New Roman" w:cs="Times New Roman"/>
          <w:sz w:val="24"/>
          <w:szCs w:val="24"/>
          <w:lang w:val="pt-BR"/>
        </w:rPr>
        <w:t xml:space="preserve">O software de gerenciamento utilizado foi o </w:t>
      </w:r>
      <w:r w:rsidR="48DB68BF" w:rsidRPr="00BA0CEE">
        <w:rPr>
          <w:rFonts w:ascii="Times New Roman" w:hAnsi="Times New Roman" w:cs="Times New Roman"/>
          <w:sz w:val="24"/>
          <w:szCs w:val="24"/>
          <w:lang w:val="pt-BR"/>
        </w:rPr>
        <w:t>W</w:t>
      </w:r>
      <w:r w:rsidR="44404CF7" w:rsidRPr="00BA0CEE">
        <w:rPr>
          <w:rFonts w:ascii="Times New Roman" w:hAnsi="Times New Roman" w:cs="Times New Roman"/>
          <w:sz w:val="24"/>
          <w:szCs w:val="24"/>
          <w:lang w:val="pt-BR"/>
        </w:rPr>
        <w:t xml:space="preserve">ireshark. Os resultados </w:t>
      </w:r>
      <w:r w:rsidR="62256990" w:rsidRPr="00BA0CEE">
        <w:rPr>
          <w:rFonts w:ascii="Times New Roman" w:hAnsi="Times New Roman" w:cs="Times New Roman"/>
          <w:sz w:val="24"/>
          <w:szCs w:val="24"/>
          <w:lang w:val="pt-BR"/>
        </w:rPr>
        <w:t>dos</w:t>
      </w:r>
      <w:r w:rsidR="44404CF7" w:rsidRPr="00BA0CEE">
        <w:rPr>
          <w:rFonts w:ascii="Times New Roman" w:hAnsi="Times New Roman" w:cs="Times New Roman"/>
          <w:sz w:val="24"/>
          <w:szCs w:val="24"/>
          <w:lang w:val="pt-BR"/>
        </w:rPr>
        <w:t xml:space="preserve"> métodos ICMP assim como os do ataque, são visualizados nas </w:t>
      </w:r>
      <w:r w:rsidR="00BA0CEE">
        <w:rPr>
          <w:rFonts w:ascii="Times New Roman" w:hAnsi="Times New Roman" w:cs="Times New Roman"/>
          <w:sz w:val="24"/>
          <w:szCs w:val="24"/>
          <w:lang w:val="pt-BR"/>
        </w:rPr>
        <w:t>F</w:t>
      </w:r>
      <w:r w:rsidR="44404CF7" w:rsidRPr="00BA0CEE">
        <w:rPr>
          <w:rFonts w:ascii="Times New Roman" w:hAnsi="Times New Roman" w:cs="Times New Roman"/>
          <w:sz w:val="24"/>
          <w:szCs w:val="24"/>
          <w:lang w:val="pt-BR"/>
        </w:rPr>
        <w:t>iguras 1</w:t>
      </w:r>
      <w:r w:rsidR="7D5401C6" w:rsidRPr="00BA0CEE">
        <w:rPr>
          <w:rFonts w:ascii="Times New Roman" w:hAnsi="Times New Roman" w:cs="Times New Roman"/>
          <w:sz w:val="24"/>
          <w:szCs w:val="24"/>
          <w:lang w:val="pt-BR"/>
        </w:rPr>
        <w:t>3, 14 e 15:</w:t>
      </w:r>
    </w:p>
    <w:p w14:paraId="5DF8934D" w14:textId="77777777" w:rsidR="00BA0CEE" w:rsidRPr="00BA0CEE" w:rsidRDefault="00BA0CEE" w:rsidP="00905B7E">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p>
    <w:p w14:paraId="42FBB53E" w14:textId="07E596C1" w:rsidR="0027201A" w:rsidRDefault="1339D7BB" w:rsidP="00856271">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Figura 1</w:t>
      </w:r>
      <w:r w:rsidR="2A655AE7" w:rsidRPr="00341180">
        <w:rPr>
          <w:rFonts w:ascii="Times New Roman" w:hAnsi="Times New Roman" w:cs="Times New Roman"/>
          <w:lang w:val="pt-BR"/>
        </w:rPr>
        <w:t>3</w:t>
      </w:r>
      <w:r w:rsidRPr="00341180">
        <w:rPr>
          <w:rFonts w:ascii="Times New Roman" w:hAnsi="Times New Roman" w:cs="Times New Roman"/>
          <w:lang w:val="pt-BR"/>
        </w:rPr>
        <w:t xml:space="preserve"> – Monitoramento ao protocolo ICMP </w:t>
      </w:r>
    </w:p>
    <w:p w14:paraId="6DCC9114" w14:textId="76F3B920" w:rsidR="4CE9A10B" w:rsidRPr="00341180" w:rsidRDefault="00856271" w:rsidP="0027201A">
      <w:pPr>
        <w:pStyle w:val="BodyText"/>
        <w:spacing w:beforeLines="120" w:before="288" w:afterLines="120" w:after="288" w:line="360" w:lineRule="auto"/>
        <w:ind w:left="0" w:firstLine="0"/>
        <w:jc w:val="center"/>
        <w:rPr>
          <w:rFonts w:ascii="Times New Roman" w:hAnsi="Times New Roman" w:cs="Times New Roman"/>
          <w:lang w:val="pt-BR"/>
        </w:rPr>
      </w:pPr>
      <w:r>
        <w:rPr>
          <w:noProof/>
        </w:rPr>
        <w:drawing>
          <wp:inline distT="0" distB="0" distL="0" distR="0" wp14:anchorId="7F11F4C3" wp14:editId="2F0BDDCA">
            <wp:extent cx="5810142" cy="2409825"/>
            <wp:effectExtent l="0" t="0" r="635" b="0"/>
            <wp:docPr id="1618539547" name="Imagem 161853954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39547" name="Imagem 2" descr="Interface gráfica do usuário, Aplicativo, Tabela&#10;&#10;Descrição gerada automaticament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90473" cy="2443143"/>
                    </a:xfrm>
                    <a:prstGeom prst="rect">
                      <a:avLst/>
                    </a:prstGeom>
                  </pic:spPr>
                </pic:pic>
              </a:graphicData>
            </a:graphic>
          </wp:inline>
        </w:drawing>
      </w:r>
      <w:r w:rsidR="69224CF6" w:rsidRPr="00341180">
        <w:br/>
      </w:r>
      <w:r w:rsidR="1339D7BB" w:rsidRPr="00341180">
        <w:rPr>
          <w:rFonts w:ascii="Times New Roman" w:hAnsi="Times New Roman" w:cs="Times New Roman"/>
          <w:lang w:val="pt-BR"/>
        </w:rPr>
        <w:t>Fonte: Autores</w:t>
      </w:r>
    </w:p>
    <w:p w14:paraId="276AA9E5" w14:textId="5E735B84" w:rsidR="4CE9A10B" w:rsidRPr="0027201A" w:rsidRDefault="0AFD9A89" w:rsidP="00BA0CEE">
      <w:pPr>
        <w:spacing w:before="288" w:after="288" w:line="360" w:lineRule="auto"/>
        <w:ind w:firstLine="720"/>
        <w:jc w:val="both"/>
        <w:rPr>
          <w:sz w:val="24"/>
          <w:szCs w:val="24"/>
          <w:lang w:val="pt-BR"/>
        </w:rPr>
      </w:pPr>
      <w:r w:rsidRPr="00BA0CEE">
        <w:rPr>
          <w:rFonts w:ascii="Times New Roman" w:eastAsia="Times New Roman" w:hAnsi="Times New Roman" w:cs="Times New Roman"/>
          <w:sz w:val="24"/>
          <w:szCs w:val="24"/>
          <w:lang w:val="pt-BR"/>
        </w:rPr>
        <w:t>Os campos em lilás sugerem os testes PING realizados pela máquina atacante, verificando e confirmando comunicação. Através da coluna “</w:t>
      </w:r>
      <w:proofErr w:type="spellStart"/>
      <w:r w:rsidRPr="00BA0CEE">
        <w:rPr>
          <w:rFonts w:ascii="Times New Roman" w:eastAsia="Times New Roman" w:hAnsi="Times New Roman" w:cs="Times New Roman"/>
          <w:i/>
          <w:iCs/>
          <w:sz w:val="24"/>
          <w:szCs w:val="24"/>
          <w:lang w:val="pt-BR"/>
        </w:rPr>
        <w:t>source</w:t>
      </w:r>
      <w:proofErr w:type="spellEnd"/>
      <w:r w:rsidRPr="00BA0CEE">
        <w:rPr>
          <w:rFonts w:ascii="Times New Roman" w:eastAsia="Times New Roman" w:hAnsi="Times New Roman" w:cs="Times New Roman"/>
          <w:sz w:val="24"/>
          <w:szCs w:val="24"/>
          <w:lang w:val="pt-BR"/>
        </w:rPr>
        <w:t>” podemos verificar o ponto do qual os pacotes são enviados.</w:t>
      </w:r>
    </w:p>
    <w:p w14:paraId="41DA381C" w14:textId="622F9635" w:rsidR="2BDD86D3" w:rsidRPr="00341180" w:rsidRDefault="1F4115FB" w:rsidP="00BA0CEE">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Figura 1</w:t>
      </w:r>
      <w:r w:rsidR="7E24A50A" w:rsidRPr="00341180">
        <w:rPr>
          <w:rFonts w:ascii="Times New Roman" w:hAnsi="Times New Roman" w:cs="Times New Roman"/>
          <w:lang w:val="pt-BR"/>
        </w:rPr>
        <w:t>4</w:t>
      </w:r>
      <w:r w:rsidRPr="00341180">
        <w:rPr>
          <w:rFonts w:ascii="Times New Roman" w:hAnsi="Times New Roman" w:cs="Times New Roman"/>
          <w:lang w:val="pt-BR"/>
        </w:rPr>
        <w:t xml:space="preserve"> – Monitoramento UDP </w:t>
      </w:r>
    </w:p>
    <w:p w14:paraId="34E3FA5B" w14:textId="7E3907A4" w:rsidR="00C816F3" w:rsidRDefault="1F4115FB" w:rsidP="00BA0CEE">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 xml:space="preserve"> </w:t>
      </w:r>
    </w:p>
    <w:p w14:paraId="0145CE3A" w14:textId="3B1E8963" w:rsidR="00BD4283" w:rsidRPr="00341180" w:rsidRDefault="00C816F3" w:rsidP="00BA0CEE">
      <w:pPr>
        <w:pStyle w:val="BodyText"/>
        <w:spacing w:beforeLines="120" w:before="288" w:afterLines="120" w:after="288"/>
        <w:ind w:left="0" w:firstLine="0"/>
        <w:jc w:val="center"/>
        <w:rPr>
          <w:rFonts w:ascii="Times New Roman" w:hAnsi="Times New Roman" w:cs="Times New Roman"/>
          <w:lang w:val="pt-BR"/>
        </w:rPr>
      </w:pPr>
      <w:r>
        <w:rPr>
          <w:noProof/>
          <w:lang w:val="pt-BR"/>
        </w:rPr>
        <w:drawing>
          <wp:inline distT="0" distB="0" distL="0" distR="0" wp14:anchorId="1D89751B" wp14:editId="377A00D3">
            <wp:extent cx="5301220" cy="3705225"/>
            <wp:effectExtent l="0" t="0" r="0" b="0"/>
            <wp:docPr id="614239508"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9508" name="Imagem 3" descr="Tabela&#10;&#10;Descrição gerada automaticament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52573" cy="3741118"/>
                    </a:xfrm>
                    <a:prstGeom prst="rect">
                      <a:avLst/>
                    </a:prstGeom>
                  </pic:spPr>
                </pic:pic>
              </a:graphicData>
            </a:graphic>
          </wp:inline>
        </w:drawing>
      </w:r>
      <w:r w:rsidR="1F4115FB" w:rsidRPr="0027201A">
        <w:rPr>
          <w:lang w:val="pt-BR"/>
        </w:rPr>
        <w:br/>
      </w:r>
      <w:r w:rsidR="1F4115FB" w:rsidRPr="00341180">
        <w:rPr>
          <w:rFonts w:ascii="Times New Roman" w:hAnsi="Times New Roman" w:cs="Times New Roman"/>
          <w:lang w:val="pt-BR"/>
        </w:rPr>
        <w:t>Fonte: Autores</w:t>
      </w:r>
    </w:p>
    <w:p w14:paraId="0CF93BDE" w14:textId="391A6CAC" w:rsidR="2BDD86D3" w:rsidRPr="0027201A" w:rsidRDefault="7F1CF184" w:rsidP="7A7E7705">
      <w:pPr>
        <w:spacing w:beforeLines="120" w:before="288" w:afterLines="120" w:after="288"/>
        <w:jc w:val="center"/>
        <w:rPr>
          <w:lang w:val="pt-BR"/>
        </w:rPr>
      </w:pPr>
      <w:r w:rsidRPr="7A7E7705">
        <w:rPr>
          <w:rFonts w:ascii="Times New Roman" w:eastAsia="Times New Roman" w:hAnsi="Times New Roman" w:cs="Times New Roman"/>
          <w:sz w:val="20"/>
          <w:szCs w:val="20"/>
          <w:lang w:val="pt-BR"/>
        </w:rPr>
        <w:t>Os campos em azul demonstram o recebimento de pacotes no formato UDP, como resultado da inundação do protocolo, pelo software LOIC.</w:t>
      </w:r>
    </w:p>
    <w:p w14:paraId="2CF9CF51" w14:textId="63534145" w:rsidR="2BDD86D3" w:rsidRDefault="2BDD86D3"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02694ECB" w14:textId="77777777" w:rsidR="00BA0CEE" w:rsidRDefault="00BA0CEE"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328D20B0" w14:textId="77777777" w:rsidR="00BA0CEE" w:rsidRDefault="00BA0CEE"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0BCFFEA9" w14:textId="77777777" w:rsidR="00BA0CEE" w:rsidRPr="000C613A" w:rsidRDefault="00BA0CEE"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4460EAF2" w14:textId="02699F63" w:rsidR="2BDD86D3" w:rsidRPr="00341180" w:rsidRDefault="1F4115FB" w:rsidP="00905B7E">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 xml:space="preserve">Figura </w:t>
      </w:r>
      <w:r w:rsidR="4B0E1EE9" w:rsidRPr="00341180">
        <w:rPr>
          <w:rFonts w:ascii="Times New Roman" w:hAnsi="Times New Roman" w:cs="Times New Roman"/>
          <w:lang w:val="pt-BR"/>
        </w:rPr>
        <w:t>1</w:t>
      </w:r>
      <w:r w:rsidR="77D049D7" w:rsidRPr="00341180">
        <w:rPr>
          <w:rFonts w:ascii="Times New Roman" w:hAnsi="Times New Roman" w:cs="Times New Roman"/>
          <w:lang w:val="pt-BR"/>
        </w:rPr>
        <w:t>5</w:t>
      </w:r>
      <w:r w:rsidRPr="00341180">
        <w:rPr>
          <w:rFonts w:ascii="Times New Roman" w:hAnsi="Times New Roman" w:cs="Times New Roman"/>
          <w:lang w:val="pt-BR"/>
        </w:rPr>
        <w:t xml:space="preserve"> – Monitoramento TCP</w:t>
      </w:r>
    </w:p>
    <w:p w14:paraId="2BE2DC1A" w14:textId="25D0DC80" w:rsidR="7890CE75" w:rsidRDefault="7890CE75" w:rsidP="009D359D">
      <w:pPr>
        <w:spacing w:beforeLines="120" w:before="288" w:afterLines="120" w:after="288" w:line="360" w:lineRule="auto"/>
        <w:ind w:left="720"/>
        <w:jc w:val="center"/>
        <w:rPr>
          <w:rFonts w:ascii="Times New Roman" w:hAnsi="Times New Roman" w:cs="Times New Roman"/>
          <w:lang w:val="pt-BR"/>
        </w:rPr>
      </w:pPr>
    </w:p>
    <w:p w14:paraId="68B5527E" w14:textId="49E40570" w:rsidR="00597411" w:rsidRPr="00341180" w:rsidRDefault="00597411" w:rsidP="00597411">
      <w:pPr>
        <w:spacing w:beforeLines="120" w:before="288" w:afterLines="120" w:after="288" w:line="360" w:lineRule="auto"/>
        <w:ind w:left="720"/>
        <w:jc w:val="center"/>
        <w:rPr>
          <w:rFonts w:ascii="Times New Roman" w:hAnsi="Times New Roman" w:cs="Times New Roman"/>
          <w:lang w:val="pt-BR"/>
        </w:rPr>
      </w:pPr>
      <w:r>
        <w:rPr>
          <w:rFonts w:ascii="Times New Roman" w:hAnsi="Times New Roman" w:cs="Times New Roman"/>
          <w:noProof/>
          <w:lang w:val="pt-BR"/>
        </w:rPr>
        <w:drawing>
          <wp:inline distT="0" distB="0" distL="0" distR="0" wp14:anchorId="4BB16BF5" wp14:editId="60809E4F">
            <wp:extent cx="5195570" cy="3695700"/>
            <wp:effectExtent l="0" t="0" r="5080" b="0"/>
            <wp:docPr id="1608018902" name="Imagem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18902" name="Imagem 4" descr="Uma imagem contendo Linha do tempo&#10;&#10;Descrição gerada automaticament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33332" cy="3722561"/>
                    </a:xfrm>
                    <a:prstGeom prst="rect">
                      <a:avLst/>
                    </a:prstGeom>
                  </pic:spPr>
                </pic:pic>
              </a:graphicData>
            </a:graphic>
          </wp:inline>
        </w:drawing>
      </w:r>
    </w:p>
    <w:p w14:paraId="62B692CB" w14:textId="1CD46016" w:rsidR="007759BC" w:rsidRPr="00341180" w:rsidRDefault="1F4115FB" w:rsidP="00905B7E">
      <w:pPr>
        <w:spacing w:beforeLines="120" w:before="288" w:afterLines="120" w:after="288" w:line="360" w:lineRule="auto"/>
        <w:ind w:left="720"/>
        <w:jc w:val="center"/>
        <w:rPr>
          <w:rFonts w:ascii="Times New Roman" w:hAnsi="Times New Roman" w:cs="Times New Roman"/>
          <w:lang w:val="pt-BR"/>
        </w:rPr>
      </w:pPr>
      <w:r w:rsidRPr="00341180">
        <w:rPr>
          <w:rFonts w:ascii="Times New Roman" w:hAnsi="Times New Roman" w:cs="Times New Roman"/>
          <w:lang w:val="pt-BR"/>
        </w:rPr>
        <w:t>Fonte: Autore</w:t>
      </w:r>
      <w:r w:rsidR="0885DA05" w:rsidRPr="00341180">
        <w:rPr>
          <w:rFonts w:ascii="Times New Roman" w:hAnsi="Times New Roman" w:cs="Times New Roman"/>
          <w:lang w:val="pt-BR"/>
        </w:rPr>
        <w:t>s</w:t>
      </w:r>
      <w:bookmarkStart w:id="7" w:name="Bookmark2"/>
    </w:p>
    <w:p w14:paraId="24FE51FD" w14:textId="45694215" w:rsidR="007759BC" w:rsidRPr="0027201A" w:rsidRDefault="71BD3F06" w:rsidP="00CF0180">
      <w:pPr>
        <w:spacing w:beforeLines="120" w:before="288" w:afterLines="120" w:after="288" w:line="360" w:lineRule="auto"/>
        <w:ind w:firstLine="360"/>
        <w:rPr>
          <w:sz w:val="24"/>
          <w:szCs w:val="24"/>
          <w:lang w:val="pt-BR"/>
        </w:rPr>
      </w:pPr>
      <w:r w:rsidRPr="00CF0180">
        <w:rPr>
          <w:rFonts w:ascii="Times New Roman" w:eastAsia="Times New Roman" w:hAnsi="Times New Roman" w:cs="Times New Roman"/>
          <w:sz w:val="24"/>
          <w:szCs w:val="24"/>
          <w:lang w:val="pt-BR"/>
        </w:rPr>
        <w:t>As entradas em amarelo, preto e vermelho representam o protocolo TCP.</w:t>
      </w:r>
    </w:p>
    <w:p w14:paraId="56A950BF" w14:textId="324C546F" w:rsidR="00EE7B3D" w:rsidRPr="006F1848" w:rsidRDefault="43573BC9" w:rsidP="006D6119">
      <w:pPr>
        <w:pStyle w:val="Heading2"/>
        <w:numPr>
          <w:ilvl w:val="1"/>
          <w:numId w:val="3"/>
        </w:numPr>
        <w:rPr>
          <w:rFonts w:ascii="Times New Roman" w:hAnsi="Times New Roman" w:cs="Times New Roman"/>
          <w:b/>
          <w:lang w:val="pt-BR"/>
        </w:rPr>
      </w:pPr>
      <w:r w:rsidRPr="006F1848">
        <w:rPr>
          <w:rFonts w:ascii="Times New Roman" w:hAnsi="Times New Roman" w:cs="Times New Roman"/>
          <w:b/>
          <w:lang w:val="pt-BR"/>
        </w:rPr>
        <w:t>Estágio</w:t>
      </w:r>
      <w:bookmarkEnd w:id="7"/>
      <w:r w:rsidRPr="006F1848">
        <w:rPr>
          <w:rFonts w:ascii="Times New Roman" w:hAnsi="Times New Roman" w:cs="Times New Roman"/>
          <w:b/>
          <w:lang w:val="pt-BR"/>
        </w:rPr>
        <w:t xml:space="preserve"> em Rede interna</w:t>
      </w:r>
    </w:p>
    <w:p w14:paraId="6E828948" w14:textId="6F3FA2AC" w:rsidR="72FC75CD" w:rsidRPr="00BA0CEE" w:rsidRDefault="2ADC7A80" w:rsidP="00905B7E">
      <w:pPr>
        <w:pStyle w:val="BodyText"/>
        <w:spacing w:beforeLines="120" w:before="288" w:afterLines="120" w:after="288" w:line="360" w:lineRule="auto"/>
        <w:ind w:left="113" w:right="125" w:firstLine="720"/>
        <w:jc w:val="both"/>
        <w:rPr>
          <w:rFonts w:ascii="Times New Roman" w:hAnsi="Times New Roman" w:cs="Times New Roman"/>
          <w:sz w:val="24"/>
          <w:szCs w:val="24"/>
          <w:lang w:val="pt-BR"/>
        </w:rPr>
      </w:pPr>
      <w:r w:rsidRPr="00BA0CEE">
        <w:rPr>
          <w:rFonts w:ascii="Times New Roman" w:hAnsi="Times New Roman" w:cs="Times New Roman"/>
          <w:sz w:val="24"/>
          <w:szCs w:val="24"/>
          <w:lang w:val="pt-BR"/>
        </w:rPr>
        <w:t>Em um segundo momento, os mesmos testes de ataque TCP e UDP foram realizados em ambiente local, utilizando da mesma ferrament</w:t>
      </w:r>
      <w:r w:rsidR="62F6DDBB" w:rsidRPr="00BA0CEE">
        <w:rPr>
          <w:rFonts w:ascii="Times New Roman" w:hAnsi="Times New Roman" w:cs="Times New Roman"/>
          <w:sz w:val="24"/>
          <w:szCs w:val="24"/>
          <w:lang w:val="pt-BR"/>
        </w:rPr>
        <w:t xml:space="preserve">a </w:t>
      </w:r>
      <w:r w:rsidRPr="00BA0CEE">
        <w:rPr>
          <w:rFonts w:ascii="Times New Roman" w:hAnsi="Times New Roman" w:cs="Times New Roman"/>
          <w:sz w:val="24"/>
          <w:szCs w:val="24"/>
          <w:lang w:val="pt-BR"/>
        </w:rPr>
        <w:t xml:space="preserve">para ataque (LOIC) e </w:t>
      </w:r>
      <w:r w:rsidR="6A893D94" w:rsidRPr="00BA0CEE">
        <w:rPr>
          <w:rFonts w:ascii="Times New Roman" w:hAnsi="Times New Roman" w:cs="Times New Roman"/>
          <w:sz w:val="24"/>
          <w:szCs w:val="24"/>
          <w:lang w:val="pt-BR"/>
        </w:rPr>
        <w:t>monitoramento (Wireshark). Os resultados observados foram semelhantes, no sentido da consequência à máquina sob ataque.</w:t>
      </w:r>
      <w:r w:rsidR="00BA0CEE">
        <w:rPr>
          <w:sz w:val="24"/>
          <w:szCs w:val="24"/>
          <w:lang w:val="pt-BR"/>
        </w:rPr>
        <w:t xml:space="preserve"> </w:t>
      </w:r>
      <w:r w:rsidR="5A25A5B0" w:rsidRPr="00BA0CEE">
        <w:rPr>
          <w:rFonts w:ascii="Times New Roman" w:hAnsi="Times New Roman" w:cs="Times New Roman"/>
          <w:sz w:val="24"/>
          <w:szCs w:val="24"/>
          <w:lang w:val="pt-BR"/>
        </w:rPr>
        <w:t>Em função do</w:t>
      </w:r>
      <w:r w:rsidR="39D71AB3" w:rsidRPr="00BA0CEE">
        <w:rPr>
          <w:rFonts w:ascii="Times New Roman" w:hAnsi="Times New Roman" w:cs="Times New Roman"/>
          <w:sz w:val="24"/>
          <w:szCs w:val="24"/>
          <w:lang w:val="pt-BR"/>
        </w:rPr>
        <w:t xml:space="preserve"> </w:t>
      </w:r>
      <w:r w:rsidR="5A25A5B0" w:rsidRPr="00BA0CEE">
        <w:rPr>
          <w:rFonts w:ascii="Times New Roman" w:hAnsi="Times New Roman" w:cs="Times New Roman"/>
          <w:sz w:val="24"/>
          <w:szCs w:val="24"/>
          <w:lang w:val="pt-BR"/>
        </w:rPr>
        <w:t xml:space="preserve">ambiente local, não foi necessária a utilização do </w:t>
      </w:r>
      <w:proofErr w:type="spellStart"/>
      <w:r w:rsidR="5A25A5B0" w:rsidRPr="00BA0CEE">
        <w:rPr>
          <w:rFonts w:ascii="Times New Roman" w:hAnsi="Times New Roman" w:cs="Times New Roman"/>
          <w:sz w:val="24"/>
          <w:szCs w:val="24"/>
          <w:lang w:val="pt-BR"/>
        </w:rPr>
        <w:t>Radmin</w:t>
      </w:r>
      <w:proofErr w:type="spellEnd"/>
      <w:r w:rsidR="5A25A5B0" w:rsidRPr="00BA0CEE">
        <w:rPr>
          <w:rFonts w:ascii="Times New Roman" w:hAnsi="Times New Roman" w:cs="Times New Roman"/>
          <w:sz w:val="24"/>
          <w:szCs w:val="24"/>
          <w:lang w:val="pt-BR"/>
        </w:rPr>
        <w:t xml:space="preserve">. O host de </w:t>
      </w:r>
      <w:r w:rsidR="31651610" w:rsidRPr="00BA0CEE">
        <w:rPr>
          <w:rFonts w:ascii="Times New Roman" w:hAnsi="Times New Roman" w:cs="Times New Roman"/>
          <w:sz w:val="24"/>
          <w:szCs w:val="24"/>
          <w:lang w:val="pt-BR"/>
        </w:rPr>
        <w:t>IP</w:t>
      </w:r>
      <w:r w:rsidR="5A25A5B0" w:rsidRPr="00BA0CEE">
        <w:rPr>
          <w:rFonts w:ascii="Times New Roman" w:hAnsi="Times New Roman" w:cs="Times New Roman"/>
          <w:sz w:val="24"/>
          <w:szCs w:val="24"/>
          <w:lang w:val="pt-BR"/>
        </w:rPr>
        <w:t xml:space="preserve"> </w:t>
      </w:r>
      <w:r w:rsidR="15CC77EE" w:rsidRPr="00BA0CEE">
        <w:rPr>
          <w:rFonts w:ascii="Times New Roman" w:hAnsi="Times New Roman" w:cs="Times New Roman"/>
          <w:sz w:val="24"/>
          <w:szCs w:val="24"/>
          <w:lang w:val="pt-BR"/>
        </w:rPr>
        <w:t>192.168.0.</w:t>
      </w:r>
      <w:r w:rsidR="147805C7" w:rsidRPr="00BA0CEE">
        <w:rPr>
          <w:rFonts w:ascii="Times New Roman" w:hAnsi="Times New Roman" w:cs="Times New Roman"/>
          <w:sz w:val="24"/>
          <w:szCs w:val="24"/>
          <w:lang w:val="pt-BR"/>
        </w:rPr>
        <w:t>37</w:t>
      </w:r>
      <w:r w:rsidR="15CC77EE" w:rsidRPr="00BA0CEE">
        <w:rPr>
          <w:rFonts w:ascii="Times New Roman" w:hAnsi="Times New Roman" w:cs="Times New Roman"/>
          <w:sz w:val="24"/>
          <w:szCs w:val="24"/>
          <w:lang w:val="pt-BR"/>
        </w:rPr>
        <w:t xml:space="preserve"> é identificado como host atacante e a</w:t>
      </w:r>
      <w:r w:rsidR="39D71AB3" w:rsidRPr="00BA0CEE">
        <w:rPr>
          <w:rFonts w:ascii="Times New Roman" w:hAnsi="Times New Roman" w:cs="Times New Roman"/>
          <w:sz w:val="24"/>
          <w:szCs w:val="24"/>
          <w:lang w:val="pt-BR"/>
        </w:rPr>
        <w:t xml:space="preserve"> </w:t>
      </w:r>
      <w:r w:rsidR="15CC77EE" w:rsidRPr="00BA0CEE">
        <w:rPr>
          <w:rFonts w:ascii="Times New Roman" w:hAnsi="Times New Roman" w:cs="Times New Roman"/>
          <w:sz w:val="24"/>
          <w:szCs w:val="24"/>
          <w:lang w:val="pt-BR"/>
        </w:rPr>
        <w:t>de IP</w:t>
      </w:r>
      <w:r w:rsidR="39D71AB3" w:rsidRPr="00BA0CEE">
        <w:rPr>
          <w:rFonts w:ascii="Times New Roman" w:hAnsi="Times New Roman" w:cs="Times New Roman"/>
          <w:sz w:val="24"/>
          <w:szCs w:val="24"/>
          <w:lang w:val="pt-BR"/>
        </w:rPr>
        <w:t xml:space="preserve"> </w:t>
      </w:r>
      <w:r w:rsidR="2B10BADD" w:rsidRPr="00BA0CEE">
        <w:rPr>
          <w:rFonts w:ascii="Times New Roman" w:hAnsi="Times New Roman" w:cs="Times New Roman"/>
          <w:sz w:val="24"/>
          <w:szCs w:val="24"/>
          <w:lang w:val="pt-BR"/>
        </w:rPr>
        <w:t>192.168.0.</w:t>
      </w:r>
      <w:r w:rsidR="2FFB3A71" w:rsidRPr="00BA0CEE">
        <w:rPr>
          <w:rFonts w:ascii="Times New Roman" w:hAnsi="Times New Roman" w:cs="Times New Roman"/>
          <w:sz w:val="24"/>
          <w:szCs w:val="24"/>
          <w:lang w:val="pt-BR"/>
        </w:rPr>
        <w:t>14</w:t>
      </w:r>
      <w:r w:rsidR="2B10BADD" w:rsidRPr="00BA0CEE">
        <w:rPr>
          <w:rFonts w:ascii="Times New Roman" w:hAnsi="Times New Roman" w:cs="Times New Roman"/>
          <w:sz w:val="24"/>
          <w:szCs w:val="24"/>
          <w:lang w:val="pt-BR"/>
        </w:rPr>
        <w:t xml:space="preserve"> como atacada.</w:t>
      </w:r>
      <w:r w:rsidR="0DB86648" w:rsidRPr="00BA0CEE">
        <w:rPr>
          <w:rFonts w:ascii="Times New Roman" w:hAnsi="Times New Roman" w:cs="Times New Roman"/>
          <w:sz w:val="24"/>
          <w:szCs w:val="24"/>
          <w:lang w:val="pt-BR"/>
        </w:rPr>
        <w:t xml:space="preserve"> </w:t>
      </w:r>
      <w:r w:rsidR="39D71AB3" w:rsidRPr="00BA0CEE">
        <w:rPr>
          <w:rFonts w:ascii="Times New Roman" w:hAnsi="Times New Roman" w:cs="Times New Roman"/>
          <w:sz w:val="24"/>
          <w:szCs w:val="24"/>
          <w:lang w:val="pt-BR"/>
        </w:rPr>
        <w:t xml:space="preserve">Resultado representado na </w:t>
      </w:r>
      <w:r w:rsidR="00CF0180">
        <w:rPr>
          <w:rFonts w:ascii="Times New Roman" w:hAnsi="Times New Roman" w:cs="Times New Roman"/>
          <w:sz w:val="24"/>
          <w:szCs w:val="24"/>
          <w:lang w:val="pt-BR"/>
        </w:rPr>
        <w:t>F</w:t>
      </w:r>
      <w:r w:rsidR="39D71AB3" w:rsidRPr="00BA0CEE">
        <w:rPr>
          <w:rFonts w:ascii="Times New Roman" w:hAnsi="Times New Roman" w:cs="Times New Roman"/>
          <w:sz w:val="24"/>
          <w:szCs w:val="24"/>
          <w:lang w:val="pt-BR"/>
        </w:rPr>
        <w:t>igura</w:t>
      </w:r>
      <w:r w:rsidR="625192D4" w:rsidRPr="00BA0CEE">
        <w:rPr>
          <w:rFonts w:ascii="Times New Roman" w:hAnsi="Times New Roman" w:cs="Times New Roman"/>
          <w:sz w:val="24"/>
          <w:szCs w:val="24"/>
          <w:lang w:val="pt-BR"/>
        </w:rPr>
        <w:t xml:space="preserve"> 1</w:t>
      </w:r>
      <w:r w:rsidR="335F375E" w:rsidRPr="00BA0CEE">
        <w:rPr>
          <w:rFonts w:ascii="Times New Roman" w:hAnsi="Times New Roman" w:cs="Times New Roman"/>
          <w:sz w:val="24"/>
          <w:szCs w:val="24"/>
          <w:lang w:val="pt-BR"/>
        </w:rPr>
        <w:t>6</w:t>
      </w:r>
      <w:r w:rsidR="625192D4" w:rsidRPr="00BA0CEE">
        <w:rPr>
          <w:rFonts w:ascii="Times New Roman" w:hAnsi="Times New Roman" w:cs="Times New Roman"/>
          <w:sz w:val="24"/>
          <w:szCs w:val="24"/>
          <w:lang w:val="pt-BR"/>
        </w:rPr>
        <w:t>:</w:t>
      </w:r>
    </w:p>
    <w:p w14:paraId="1BC5DF53" w14:textId="55C3CBF0" w:rsidR="72FC75CD" w:rsidRPr="000C613A" w:rsidRDefault="72FC75CD"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2257D27E" w14:textId="3A4C06C5" w:rsidR="72FC75CD" w:rsidRDefault="72FC75CD"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696E0610" w14:textId="77777777" w:rsidR="00CF0180"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301C62DB" w14:textId="77777777" w:rsidR="00CF0180"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1A78EE93" w14:textId="77777777" w:rsidR="00CF0180"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43166222" w14:textId="77777777" w:rsidR="00CF0180"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69725C7E" w14:textId="77777777" w:rsidR="00CF0180"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08C47C78" w14:textId="77777777" w:rsidR="00CF0180" w:rsidRPr="000C613A" w:rsidRDefault="00CF0180" w:rsidP="009D359D">
      <w:pPr>
        <w:pStyle w:val="BodyText"/>
        <w:spacing w:beforeLines="120" w:before="288" w:afterLines="120" w:after="288"/>
        <w:ind w:left="0" w:firstLine="0"/>
        <w:jc w:val="center"/>
        <w:rPr>
          <w:rFonts w:ascii="Times New Roman" w:hAnsi="Times New Roman" w:cs="Times New Roman"/>
          <w:sz w:val="20"/>
          <w:szCs w:val="20"/>
          <w:lang w:val="pt-BR"/>
        </w:rPr>
      </w:pPr>
    </w:p>
    <w:p w14:paraId="38F316C5" w14:textId="39EC551E" w:rsidR="39D71AB3" w:rsidRPr="00341180" w:rsidRDefault="39D71AB3" w:rsidP="009D359D">
      <w:pPr>
        <w:pStyle w:val="BodyText"/>
        <w:spacing w:beforeLines="120" w:before="288" w:afterLines="120" w:after="288"/>
        <w:ind w:left="0" w:firstLine="0"/>
        <w:jc w:val="center"/>
        <w:rPr>
          <w:rFonts w:ascii="Times New Roman" w:hAnsi="Times New Roman" w:cs="Times New Roman"/>
          <w:lang w:val="pt-BR"/>
        </w:rPr>
      </w:pPr>
      <w:r w:rsidRPr="00341180">
        <w:rPr>
          <w:rFonts w:ascii="Times New Roman" w:hAnsi="Times New Roman" w:cs="Times New Roman"/>
          <w:lang w:val="pt-BR"/>
        </w:rPr>
        <w:t xml:space="preserve">Figura </w:t>
      </w:r>
      <w:r w:rsidR="042E7D09" w:rsidRPr="00341180">
        <w:rPr>
          <w:rFonts w:ascii="Times New Roman" w:hAnsi="Times New Roman" w:cs="Times New Roman"/>
          <w:lang w:val="pt-BR"/>
        </w:rPr>
        <w:t>1</w:t>
      </w:r>
      <w:r w:rsidR="39040BF6" w:rsidRPr="00341180">
        <w:rPr>
          <w:rFonts w:ascii="Times New Roman" w:hAnsi="Times New Roman" w:cs="Times New Roman"/>
          <w:lang w:val="pt-BR"/>
        </w:rPr>
        <w:t>6</w:t>
      </w:r>
      <w:r w:rsidRPr="00341180">
        <w:rPr>
          <w:rFonts w:ascii="Times New Roman" w:hAnsi="Times New Roman" w:cs="Times New Roman"/>
          <w:lang w:val="pt-BR"/>
        </w:rPr>
        <w:t xml:space="preserve"> - Monitoramento TCP e UDP </w:t>
      </w:r>
    </w:p>
    <w:p w14:paraId="35FD7E41" w14:textId="1572FE75" w:rsidR="000904AB" w:rsidRDefault="000904AB" w:rsidP="00CF0180">
      <w:pPr>
        <w:pStyle w:val="BodyText"/>
        <w:spacing w:beforeLines="120" w:before="288" w:afterLines="120" w:after="288"/>
        <w:ind w:left="0" w:firstLine="0"/>
        <w:jc w:val="center"/>
        <w:rPr>
          <w:rFonts w:ascii="Times New Roman" w:hAnsi="Times New Roman" w:cs="Times New Roman"/>
          <w:lang w:val="pt-BR"/>
        </w:rPr>
      </w:pPr>
    </w:p>
    <w:p w14:paraId="6EA7EE8B" w14:textId="57834B8E" w:rsidR="006D6119" w:rsidRPr="00341180" w:rsidRDefault="000904AB" w:rsidP="00CF0180">
      <w:pPr>
        <w:pStyle w:val="BodyText"/>
        <w:spacing w:beforeLines="120" w:before="288" w:afterLines="120" w:after="288"/>
        <w:ind w:left="0" w:firstLine="0"/>
        <w:jc w:val="center"/>
        <w:rPr>
          <w:rFonts w:ascii="Times New Roman" w:hAnsi="Times New Roman" w:cs="Times New Roman"/>
          <w:lang w:val="pt-BR"/>
        </w:rPr>
      </w:pPr>
      <w:r>
        <w:rPr>
          <w:rFonts w:ascii="Times New Roman" w:hAnsi="Times New Roman" w:cs="Times New Roman"/>
          <w:noProof/>
          <w:lang w:val="pt-BR"/>
        </w:rPr>
        <w:drawing>
          <wp:inline distT="0" distB="0" distL="0" distR="0" wp14:anchorId="62F6696A" wp14:editId="5D321CFF">
            <wp:extent cx="5732145" cy="3990975"/>
            <wp:effectExtent l="0" t="0" r="1905" b="9525"/>
            <wp:docPr id="1931772261"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2261" name="Imagem 5" descr="Tabela&#10;&#10;Descrição gerada automaticament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76124" cy="4021595"/>
                    </a:xfrm>
                    <a:prstGeom prst="rect">
                      <a:avLst/>
                    </a:prstGeom>
                  </pic:spPr>
                </pic:pic>
              </a:graphicData>
            </a:graphic>
          </wp:inline>
        </w:drawing>
      </w:r>
      <w:r w:rsidR="39D71AB3" w:rsidRPr="00341180">
        <w:rPr>
          <w:rFonts w:ascii="Times New Roman" w:hAnsi="Times New Roman" w:cs="Times New Roman"/>
          <w:lang w:val="pt-BR"/>
        </w:rPr>
        <w:br/>
        <w:t xml:space="preserve"> Fonte: Autores</w:t>
      </w:r>
      <w:bookmarkStart w:id="8" w:name="Bookmark3"/>
    </w:p>
    <w:p w14:paraId="2BEAC16C" w14:textId="6822531D" w:rsidR="43573BC9" w:rsidRPr="006D6119" w:rsidRDefault="43573BC9" w:rsidP="006D6119">
      <w:pPr>
        <w:pStyle w:val="Heading2"/>
        <w:numPr>
          <w:ilvl w:val="1"/>
          <w:numId w:val="3"/>
        </w:numPr>
        <w:rPr>
          <w:rFonts w:ascii="Times New Roman" w:hAnsi="Times New Roman" w:cs="Times New Roman"/>
          <w:b/>
          <w:lang w:val="pt-BR"/>
        </w:rPr>
      </w:pPr>
      <w:r w:rsidRPr="006D6119">
        <w:rPr>
          <w:rFonts w:ascii="Times New Roman" w:hAnsi="Times New Roman" w:cs="Times New Roman"/>
          <w:b/>
          <w:lang w:val="pt-BR"/>
        </w:rPr>
        <w:t>Estágio</w:t>
      </w:r>
      <w:bookmarkEnd w:id="8"/>
      <w:r w:rsidRPr="006D6119">
        <w:rPr>
          <w:rFonts w:ascii="Times New Roman" w:hAnsi="Times New Roman" w:cs="Times New Roman"/>
          <w:b/>
          <w:lang w:val="pt-BR"/>
        </w:rPr>
        <w:t xml:space="preserve"> web</w:t>
      </w:r>
    </w:p>
    <w:p w14:paraId="6684C8CE" w14:textId="21E142F7" w:rsidR="00BC2C6A" w:rsidRPr="00CF0180" w:rsidRDefault="0005735D" w:rsidP="00CF0180">
      <w:pPr>
        <w:pStyle w:val="BodyText"/>
        <w:spacing w:beforeLines="120" w:before="288" w:afterLines="120" w:after="288" w:line="360" w:lineRule="auto"/>
        <w:ind w:left="113" w:right="125" w:firstLine="720"/>
        <w:jc w:val="both"/>
        <w:rPr>
          <w:rFonts w:ascii="Times New Roman" w:hAnsi="Times New Roman" w:cs="Times New Roman"/>
          <w:w w:val="95"/>
          <w:sz w:val="24"/>
          <w:szCs w:val="24"/>
          <w:lang w:val="pt-BR"/>
        </w:rPr>
      </w:pPr>
      <w:r w:rsidRPr="00CF0180">
        <w:rPr>
          <w:rFonts w:ascii="Times New Roman" w:hAnsi="Times New Roman" w:cs="Times New Roman"/>
          <w:w w:val="95"/>
          <w:sz w:val="24"/>
          <w:szCs w:val="24"/>
          <w:lang w:val="pt-BR"/>
        </w:rPr>
        <w:t>A</w:t>
      </w:r>
      <w:r w:rsidR="271607CE" w:rsidRPr="00CF0180">
        <w:rPr>
          <w:rFonts w:ascii="Times New Roman" w:hAnsi="Times New Roman" w:cs="Times New Roman"/>
          <w:w w:val="95"/>
          <w:sz w:val="24"/>
          <w:szCs w:val="24"/>
          <w:lang w:val="pt-BR"/>
        </w:rPr>
        <w:t xml:space="preserve"> última bateria de testes foi realizada utilizando </w:t>
      </w:r>
      <w:r w:rsidR="74EBE4F3" w:rsidRPr="00CF0180">
        <w:rPr>
          <w:rFonts w:ascii="Times New Roman" w:hAnsi="Times New Roman" w:cs="Times New Roman"/>
          <w:w w:val="95"/>
          <w:sz w:val="24"/>
          <w:szCs w:val="24"/>
          <w:lang w:val="pt-BR"/>
        </w:rPr>
        <w:t>dessa vez, o serviço de rede e gerenciamento web da Azure</w:t>
      </w:r>
      <w:r w:rsidR="502A6090" w:rsidRPr="00CF0180">
        <w:rPr>
          <w:rFonts w:ascii="Times New Roman" w:hAnsi="Times New Roman" w:cs="Times New Roman"/>
          <w:w w:val="95"/>
          <w:sz w:val="24"/>
          <w:szCs w:val="24"/>
          <w:lang w:val="pt-BR"/>
        </w:rPr>
        <w:t>; Fora utilizado o recurso gratui</w:t>
      </w:r>
      <w:r w:rsidR="0C2FDF21" w:rsidRPr="00CF0180">
        <w:rPr>
          <w:rFonts w:ascii="Times New Roman" w:hAnsi="Times New Roman" w:cs="Times New Roman"/>
          <w:w w:val="95"/>
          <w:sz w:val="24"/>
          <w:szCs w:val="24"/>
          <w:lang w:val="pt-BR"/>
        </w:rPr>
        <w:t xml:space="preserve">to da nuvem, para publicação e hospedagem de um domínio denominado </w:t>
      </w:r>
      <w:r w:rsidR="0C2FDF21" w:rsidRPr="00CF0180">
        <w:rPr>
          <w:rFonts w:ascii="Times New Roman" w:hAnsi="Times New Roman" w:cs="Times New Roman"/>
          <w:color w:val="000000" w:themeColor="text1"/>
          <w:w w:val="95"/>
          <w:sz w:val="24"/>
          <w:szCs w:val="24"/>
          <w:lang w:val="pt-BR"/>
        </w:rPr>
        <w:t>“</w:t>
      </w:r>
      <w:hyperlink r:id="rId35">
        <w:r w:rsidR="0C2FDF21" w:rsidRPr="00CF0180">
          <w:rPr>
            <w:rStyle w:val="Hyperlink"/>
            <w:rFonts w:ascii="Times New Roman" w:hAnsi="Times New Roman" w:cs="Times New Roman"/>
            <w:color w:val="000000" w:themeColor="text1"/>
            <w:sz w:val="24"/>
            <w:szCs w:val="24"/>
            <w:u w:val="none"/>
            <w:lang w:val="pt-BR"/>
          </w:rPr>
          <w:t>invasa</w:t>
        </w:r>
        <w:r w:rsidR="5711FACF" w:rsidRPr="00CF0180">
          <w:rPr>
            <w:rStyle w:val="Hyperlink"/>
            <w:rFonts w:ascii="Times New Roman" w:hAnsi="Times New Roman" w:cs="Times New Roman"/>
            <w:color w:val="000000" w:themeColor="text1"/>
            <w:sz w:val="24"/>
            <w:szCs w:val="24"/>
            <w:u w:val="none"/>
            <w:lang w:val="pt-BR"/>
          </w:rPr>
          <w:t>omaquinaartigo.azurewebsites.net</w:t>
        </w:r>
      </w:hyperlink>
      <w:r w:rsidR="0C827134" w:rsidRPr="00CF0180">
        <w:rPr>
          <w:rFonts w:ascii="Times New Roman" w:hAnsi="Times New Roman" w:cs="Times New Roman"/>
          <w:w w:val="95"/>
          <w:sz w:val="24"/>
          <w:szCs w:val="24"/>
          <w:lang w:val="pt-BR"/>
        </w:rPr>
        <w:t>”</w:t>
      </w:r>
      <w:r w:rsidR="7E8FA74B" w:rsidRPr="00CF0180">
        <w:rPr>
          <w:rFonts w:ascii="Times New Roman" w:hAnsi="Times New Roman" w:cs="Times New Roman"/>
          <w:w w:val="95"/>
          <w:sz w:val="24"/>
          <w:szCs w:val="24"/>
          <w:lang w:val="pt-BR"/>
        </w:rPr>
        <w:t xml:space="preserve"> </w:t>
      </w:r>
      <w:r w:rsidR="783B4C18" w:rsidRPr="00CF0180">
        <w:rPr>
          <w:rFonts w:ascii="Times New Roman" w:hAnsi="Times New Roman" w:cs="Times New Roman"/>
          <w:w w:val="95"/>
          <w:sz w:val="24"/>
          <w:szCs w:val="24"/>
          <w:lang w:val="pt-BR"/>
        </w:rPr>
        <w:t>e IP 20.206.176.5</w:t>
      </w:r>
      <w:r w:rsidR="783B4C18" w:rsidRPr="00CF0180">
        <w:rPr>
          <w:rFonts w:ascii="Times New Roman" w:eastAsia="Segoe UI" w:hAnsi="Times New Roman" w:cs="Times New Roman"/>
          <w:color w:val="292827"/>
          <w:sz w:val="24"/>
          <w:szCs w:val="24"/>
          <w:lang w:val="pt-BR"/>
        </w:rPr>
        <w:t xml:space="preserve"> </w:t>
      </w:r>
      <w:r w:rsidR="0C827134" w:rsidRPr="00CF0180">
        <w:rPr>
          <w:rFonts w:ascii="Times New Roman" w:hAnsi="Times New Roman" w:cs="Times New Roman"/>
          <w:w w:val="95"/>
          <w:sz w:val="24"/>
          <w:szCs w:val="24"/>
          <w:lang w:val="pt-BR"/>
        </w:rPr>
        <w:t>O monitoramento dessa vez foi de forma visual através dos gráficos oferecidos pelo serviço</w:t>
      </w:r>
      <w:r w:rsidR="25DD47B2" w:rsidRPr="00CF0180">
        <w:rPr>
          <w:rFonts w:ascii="Times New Roman" w:hAnsi="Times New Roman" w:cs="Times New Roman"/>
          <w:w w:val="95"/>
          <w:sz w:val="24"/>
          <w:szCs w:val="24"/>
          <w:lang w:val="pt-BR"/>
        </w:rPr>
        <w:t xml:space="preserve">. O protocolo ICMP foi utilizado </w:t>
      </w:r>
      <w:r w:rsidR="03CC9151" w:rsidRPr="00CF0180">
        <w:rPr>
          <w:rFonts w:ascii="Times New Roman" w:hAnsi="Times New Roman" w:cs="Times New Roman"/>
          <w:w w:val="95"/>
          <w:sz w:val="24"/>
          <w:szCs w:val="24"/>
          <w:lang w:val="pt-BR"/>
        </w:rPr>
        <w:t xml:space="preserve">em simultâneo </w:t>
      </w:r>
      <w:r w:rsidR="77509117" w:rsidRPr="00CF0180">
        <w:rPr>
          <w:rFonts w:ascii="Times New Roman" w:hAnsi="Times New Roman" w:cs="Times New Roman"/>
          <w:w w:val="95"/>
          <w:sz w:val="24"/>
          <w:szCs w:val="24"/>
          <w:lang w:val="pt-BR"/>
        </w:rPr>
        <w:t>à supervisão gráfica, p</w:t>
      </w:r>
      <w:r w:rsidR="03CC9151" w:rsidRPr="00CF0180">
        <w:rPr>
          <w:rFonts w:ascii="Times New Roman" w:hAnsi="Times New Roman" w:cs="Times New Roman"/>
          <w:w w:val="95"/>
          <w:sz w:val="24"/>
          <w:szCs w:val="24"/>
          <w:lang w:val="pt-BR"/>
        </w:rPr>
        <w:t xml:space="preserve">ara verificação simplificada do serviço. Os resultados do monitoramento são apresentados nas </w:t>
      </w:r>
      <w:r w:rsidR="00CF0180">
        <w:rPr>
          <w:rFonts w:ascii="Times New Roman" w:hAnsi="Times New Roman" w:cs="Times New Roman"/>
          <w:w w:val="95"/>
          <w:sz w:val="24"/>
          <w:szCs w:val="24"/>
          <w:lang w:val="pt-BR"/>
        </w:rPr>
        <w:t>F</w:t>
      </w:r>
      <w:r w:rsidR="03CC9151" w:rsidRPr="00CF0180">
        <w:rPr>
          <w:rFonts w:ascii="Times New Roman" w:hAnsi="Times New Roman" w:cs="Times New Roman"/>
          <w:w w:val="95"/>
          <w:sz w:val="24"/>
          <w:szCs w:val="24"/>
          <w:lang w:val="pt-BR"/>
        </w:rPr>
        <w:t>iguras 1</w:t>
      </w:r>
      <w:r w:rsidR="3B8D5291" w:rsidRPr="00CF0180">
        <w:rPr>
          <w:rFonts w:ascii="Times New Roman" w:hAnsi="Times New Roman" w:cs="Times New Roman"/>
          <w:w w:val="95"/>
          <w:sz w:val="24"/>
          <w:szCs w:val="24"/>
          <w:lang w:val="pt-BR"/>
        </w:rPr>
        <w:t>7</w:t>
      </w:r>
      <w:r w:rsidR="03CC9151" w:rsidRPr="00CF0180">
        <w:rPr>
          <w:rFonts w:ascii="Times New Roman" w:hAnsi="Times New Roman" w:cs="Times New Roman"/>
          <w:w w:val="95"/>
          <w:sz w:val="24"/>
          <w:szCs w:val="24"/>
          <w:lang w:val="pt-BR"/>
        </w:rPr>
        <w:t xml:space="preserve"> e </w:t>
      </w:r>
      <w:r w:rsidR="100B2390" w:rsidRPr="00CF0180">
        <w:rPr>
          <w:rFonts w:ascii="Times New Roman" w:hAnsi="Times New Roman" w:cs="Times New Roman"/>
          <w:w w:val="95"/>
          <w:sz w:val="24"/>
          <w:szCs w:val="24"/>
          <w:lang w:val="pt-BR"/>
        </w:rPr>
        <w:t>1</w:t>
      </w:r>
      <w:r w:rsidR="30FBCBDB" w:rsidRPr="00CF0180">
        <w:rPr>
          <w:rFonts w:ascii="Times New Roman" w:hAnsi="Times New Roman" w:cs="Times New Roman"/>
          <w:w w:val="95"/>
          <w:sz w:val="24"/>
          <w:szCs w:val="24"/>
          <w:lang w:val="pt-BR"/>
        </w:rPr>
        <w:t>8</w:t>
      </w:r>
      <w:r w:rsidR="177B1633" w:rsidRPr="00CF0180">
        <w:rPr>
          <w:rFonts w:ascii="Times New Roman" w:hAnsi="Times New Roman" w:cs="Times New Roman"/>
          <w:w w:val="95"/>
          <w:sz w:val="24"/>
          <w:szCs w:val="24"/>
          <w:lang w:val="pt-BR"/>
        </w:rPr>
        <w:t>:</w:t>
      </w:r>
    </w:p>
    <w:p w14:paraId="07B63873" w14:textId="77777777" w:rsidR="00CF0180" w:rsidRDefault="00CF0180"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434D809F" w14:textId="77777777" w:rsidR="00CF0180" w:rsidRDefault="00CF0180"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79F3EDCD" w14:textId="77777777" w:rsidR="00CF0180" w:rsidRDefault="00CF0180"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20F92A0B" w14:textId="77777777" w:rsidR="00CF0180" w:rsidRDefault="00CF0180" w:rsidP="009D359D">
      <w:pPr>
        <w:pStyle w:val="BodyText"/>
        <w:spacing w:beforeLines="120" w:before="288" w:afterLines="120" w:after="288" w:line="360" w:lineRule="auto"/>
        <w:ind w:left="113" w:right="125" w:firstLine="720"/>
        <w:jc w:val="center"/>
        <w:rPr>
          <w:rFonts w:ascii="Times New Roman" w:hAnsi="Times New Roman" w:cs="Times New Roman"/>
          <w:sz w:val="20"/>
          <w:szCs w:val="20"/>
          <w:lang w:val="pt-BR"/>
        </w:rPr>
      </w:pPr>
    </w:p>
    <w:p w14:paraId="32244C5F" w14:textId="1DF6D294" w:rsidR="00172C6A" w:rsidRPr="00341180" w:rsidRDefault="0E591E45" w:rsidP="009D359D">
      <w:pPr>
        <w:pStyle w:val="BodyText"/>
        <w:spacing w:beforeLines="120" w:before="288" w:afterLines="120" w:after="288" w:line="360" w:lineRule="auto"/>
        <w:ind w:left="113" w:right="125" w:firstLine="720"/>
        <w:jc w:val="center"/>
        <w:rPr>
          <w:rFonts w:ascii="Times New Roman" w:hAnsi="Times New Roman" w:cs="Times New Roman"/>
          <w:lang w:val="pt-BR"/>
        </w:rPr>
      </w:pPr>
      <w:r w:rsidRPr="00341180">
        <w:rPr>
          <w:rFonts w:ascii="Times New Roman" w:hAnsi="Times New Roman" w:cs="Times New Roman"/>
          <w:lang w:val="pt-BR"/>
        </w:rPr>
        <w:t>Figura 1</w:t>
      </w:r>
      <w:r w:rsidR="1D594749" w:rsidRPr="00341180">
        <w:rPr>
          <w:rFonts w:ascii="Times New Roman" w:hAnsi="Times New Roman" w:cs="Times New Roman"/>
          <w:lang w:val="pt-BR"/>
        </w:rPr>
        <w:t>7</w:t>
      </w:r>
      <w:r w:rsidRPr="00341180">
        <w:rPr>
          <w:rFonts w:ascii="Times New Roman" w:hAnsi="Times New Roman" w:cs="Times New Roman"/>
          <w:lang w:val="pt-BR"/>
        </w:rPr>
        <w:t xml:space="preserve"> – Monitoramento Azure entrada/saída - UDP e TCP</w:t>
      </w:r>
      <w:r w:rsidR="25DD47B2" w:rsidRPr="00341180">
        <w:rPr>
          <w:rFonts w:ascii="Times New Roman" w:hAnsi="Times New Roman" w:cs="Times New Roman"/>
          <w:w w:val="95"/>
          <w:lang w:val="pt-BR"/>
        </w:rPr>
        <w:t xml:space="preserve"> </w:t>
      </w:r>
      <w:r w:rsidR="4DF37333" w:rsidRPr="00341180">
        <w:rPr>
          <w:rFonts w:ascii="Times New Roman" w:hAnsi="Times New Roman" w:cs="Times New Roman"/>
          <w:noProof/>
        </w:rPr>
        <w:drawing>
          <wp:inline distT="0" distB="0" distL="0" distR="0" wp14:anchorId="060A9A1C" wp14:editId="53D66C2B">
            <wp:extent cx="5695950" cy="2278380"/>
            <wp:effectExtent l="0" t="0" r="0" b="7620"/>
            <wp:docPr id="758270119" name="Imagem 75827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98486" cy="2279394"/>
                    </a:xfrm>
                    <a:prstGeom prst="rect">
                      <a:avLst/>
                    </a:prstGeom>
                  </pic:spPr>
                </pic:pic>
              </a:graphicData>
            </a:graphic>
          </wp:inline>
        </w:drawing>
      </w:r>
      <w:r w:rsidR="0888F534" w:rsidRPr="00341180">
        <w:rPr>
          <w:rFonts w:ascii="Times New Roman" w:hAnsi="Times New Roman" w:cs="Times New Roman"/>
          <w:lang w:val="pt-BR"/>
        </w:rPr>
        <w:t>Fonte: Autores</w:t>
      </w:r>
    </w:p>
    <w:p w14:paraId="34047719" w14:textId="166E7D1F" w:rsidR="00172C6A" w:rsidRPr="00341180" w:rsidRDefault="0888F534" w:rsidP="009D359D">
      <w:pPr>
        <w:pStyle w:val="BodyText"/>
        <w:spacing w:beforeLines="120" w:before="288" w:afterLines="120" w:after="288" w:line="360" w:lineRule="auto"/>
        <w:ind w:left="113" w:right="125" w:firstLine="720"/>
        <w:jc w:val="center"/>
        <w:rPr>
          <w:rFonts w:ascii="Times New Roman" w:hAnsi="Times New Roman" w:cs="Times New Roman"/>
          <w:lang w:val="pt-BR"/>
        </w:rPr>
      </w:pPr>
      <w:r w:rsidRPr="00341180">
        <w:rPr>
          <w:rFonts w:ascii="Times New Roman" w:hAnsi="Times New Roman" w:cs="Times New Roman"/>
          <w:lang w:val="pt-BR"/>
        </w:rPr>
        <w:t>Figura 1</w:t>
      </w:r>
      <w:r w:rsidR="28E07539" w:rsidRPr="00341180">
        <w:rPr>
          <w:rFonts w:ascii="Times New Roman" w:hAnsi="Times New Roman" w:cs="Times New Roman"/>
          <w:lang w:val="pt-BR"/>
        </w:rPr>
        <w:t>8</w:t>
      </w:r>
      <w:r w:rsidRPr="00341180">
        <w:rPr>
          <w:rFonts w:ascii="Times New Roman" w:hAnsi="Times New Roman" w:cs="Times New Roman"/>
          <w:lang w:val="pt-BR"/>
        </w:rPr>
        <w:t xml:space="preserve"> </w:t>
      </w:r>
      <w:r w:rsidR="1371134C" w:rsidRPr="00341180">
        <w:rPr>
          <w:rFonts w:ascii="Times New Roman" w:hAnsi="Times New Roman" w:cs="Times New Roman"/>
          <w:lang w:val="pt-BR"/>
        </w:rPr>
        <w:t>– Visualização do ICMP durante testes</w:t>
      </w:r>
      <w:r w:rsidR="128CA1C1" w:rsidRPr="00341180">
        <w:rPr>
          <w:rFonts w:ascii="Times New Roman" w:hAnsi="Times New Roman" w:cs="Times New Roman"/>
          <w:noProof/>
        </w:rPr>
        <w:drawing>
          <wp:inline distT="0" distB="0" distL="0" distR="0" wp14:anchorId="5D40E200" wp14:editId="413A367D">
            <wp:extent cx="4114800" cy="2345310"/>
            <wp:effectExtent l="0" t="0" r="0" b="0"/>
            <wp:docPr id="287656130" name="Imagem 28765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56130"/>
                    <pic:cNvPicPr/>
                  </pic:nvPicPr>
                  <pic:blipFill>
                    <a:blip r:embed="rId37">
                      <a:extLst>
                        <a:ext uri="{28A0092B-C50C-407E-A947-70E740481C1C}">
                          <a14:useLocalDpi xmlns:a14="http://schemas.microsoft.com/office/drawing/2010/main" val="0"/>
                        </a:ext>
                      </a:extLst>
                    </a:blip>
                    <a:srcRect b="6248"/>
                    <a:stretch>
                      <a:fillRect/>
                    </a:stretch>
                  </pic:blipFill>
                  <pic:spPr>
                    <a:xfrm>
                      <a:off x="0" y="0"/>
                      <a:ext cx="4114800" cy="2345310"/>
                    </a:xfrm>
                    <a:prstGeom prst="rect">
                      <a:avLst/>
                    </a:prstGeom>
                  </pic:spPr>
                </pic:pic>
              </a:graphicData>
            </a:graphic>
          </wp:inline>
        </w:drawing>
      </w:r>
    </w:p>
    <w:p w14:paraId="5EB5C3AB" w14:textId="43DD106F" w:rsidR="00755A04" w:rsidRPr="00341180" w:rsidRDefault="128CA1C1" w:rsidP="00753A70">
      <w:pPr>
        <w:pStyle w:val="BodyText"/>
        <w:spacing w:beforeLines="120" w:before="288" w:afterLines="120" w:after="288" w:line="360" w:lineRule="auto"/>
        <w:ind w:left="113" w:right="125" w:firstLine="0"/>
        <w:jc w:val="center"/>
        <w:rPr>
          <w:rFonts w:ascii="Times New Roman" w:hAnsi="Times New Roman" w:cs="Times New Roman"/>
        </w:rPr>
      </w:pPr>
      <w:r w:rsidRPr="00341180">
        <w:rPr>
          <w:rFonts w:ascii="Times New Roman" w:hAnsi="Times New Roman" w:cs="Times New Roman"/>
        </w:rPr>
        <w:t xml:space="preserve">Fonte: </w:t>
      </w:r>
      <w:proofErr w:type="spellStart"/>
      <w:r w:rsidRPr="00341180">
        <w:rPr>
          <w:rFonts w:ascii="Times New Roman" w:hAnsi="Times New Roman" w:cs="Times New Roman"/>
        </w:rPr>
        <w:t>Auto</w:t>
      </w:r>
      <w:r w:rsidR="48A1D90C" w:rsidRPr="00341180">
        <w:rPr>
          <w:rFonts w:ascii="Times New Roman" w:hAnsi="Times New Roman" w:cs="Times New Roman"/>
        </w:rPr>
        <w:t>res</w:t>
      </w:r>
      <w:proofErr w:type="spellEnd"/>
    </w:p>
    <w:p w14:paraId="40343438" w14:textId="77777777" w:rsidR="00753A70" w:rsidRPr="00753A70" w:rsidRDefault="00753A70" w:rsidP="00753A70">
      <w:pPr>
        <w:pStyle w:val="BodyText"/>
        <w:spacing w:beforeLines="120" w:before="288" w:afterLines="120" w:after="288" w:line="360" w:lineRule="auto"/>
        <w:ind w:left="113" w:right="125" w:firstLine="0"/>
        <w:jc w:val="center"/>
        <w:rPr>
          <w:rFonts w:ascii="Times New Roman" w:hAnsi="Times New Roman" w:cs="Times New Roman"/>
          <w:sz w:val="20"/>
          <w:szCs w:val="20"/>
        </w:rPr>
      </w:pPr>
    </w:p>
    <w:p w14:paraId="4DEDAC4A" w14:textId="5972DCED" w:rsidR="00F66E85" w:rsidRPr="00CF0180" w:rsidRDefault="0075535A" w:rsidP="00D14741">
      <w:pPr>
        <w:pStyle w:val="Heading1"/>
        <w:numPr>
          <w:ilvl w:val="0"/>
          <w:numId w:val="3"/>
        </w:numPr>
        <w:tabs>
          <w:tab w:val="left" w:pos="534"/>
        </w:tabs>
        <w:spacing w:before="240"/>
        <w:ind w:left="357" w:hanging="357"/>
        <w:rPr>
          <w:rFonts w:ascii="Times New Roman" w:hAnsi="Times New Roman" w:cs="Times New Roman"/>
          <w:b/>
          <w:sz w:val="26"/>
          <w:szCs w:val="26"/>
          <w:lang w:val="pt-BR"/>
        </w:rPr>
      </w:pPr>
      <w:r w:rsidRPr="00CF0180">
        <w:rPr>
          <w:rFonts w:ascii="Times New Roman" w:hAnsi="Times New Roman" w:cs="Times New Roman"/>
          <w:b/>
          <w:sz w:val="26"/>
          <w:szCs w:val="26"/>
          <w:lang w:val="pt-BR"/>
        </w:rPr>
        <w:t>Considerações Finais</w:t>
      </w:r>
    </w:p>
    <w:p w14:paraId="305C5757" w14:textId="70DE8486" w:rsidR="00F66E85" w:rsidRPr="007F567A" w:rsidRDefault="09B497E8" w:rsidP="00F66E85">
      <w:pPr>
        <w:pStyle w:val="BodyText"/>
        <w:spacing w:beforeLines="120" w:before="288" w:line="360" w:lineRule="auto"/>
        <w:ind w:right="114" w:firstLine="720"/>
        <w:jc w:val="both"/>
        <w:rPr>
          <w:rFonts w:ascii="Times New Roman" w:hAnsi="Times New Roman" w:cs="Times New Roman"/>
          <w:sz w:val="24"/>
          <w:szCs w:val="24"/>
          <w:lang w:val="pt-BR"/>
        </w:rPr>
      </w:pPr>
      <w:r w:rsidRPr="007F567A">
        <w:rPr>
          <w:rFonts w:ascii="Times New Roman" w:hAnsi="Times New Roman" w:cs="Times New Roman"/>
          <w:sz w:val="24"/>
          <w:szCs w:val="24"/>
          <w:lang w:val="pt-BR"/>
        </w:rPr>
        <w:t xml:space="preserve">Este artigo traz uma visão </w:t>
      </w:r>
      <w:r w:rsidR="00A719C4">
        <w:rPr>
          <w:rFonts w:ascii="Times New Roman" w:hAnsi="Times New Roman" w:cs="Times New Roman"/>
          <w:sz w:val="24"/>
          <w:szCs w:val="24"/>
          <w:lang w:val="pt-BR"/>
        </w:rPr>
        <w:t>d</w:t>
      </w:r>
      <w:r w:rsidRPr="007F567A">
        <w:rPr>
          <w:rFonts w:ascii="Times New Roman" w:hAnsi="Times New Roman" w:cs="Times New Roman"/>
          <w:sz w:val="24"/>
          <w:szCs w:val="24"/>
          <w:lang w:val="pt-BR"/>
        </w:rPr>
        <w:t>e mapear os danos advindos de ataques cibernéticos dentro de um ambiente de rede em tempo real</w:t>
      </w:r>
      <w:r w:rsidR="00A719C4">
        <w:rPr>
          <w:rFonts w:ascii="Times New Roman" w:hAnsi="Times New Roman" w:cs="Times New Roman"/>
          <w:sz w:val="24"/>
          <w:szCs w:val="24"/>
          <w:lang w:val="pt-BR"/>
        </w:rPr>
        <w:t>, usando softwares apresentados em aula</w:t>
      </w:r>
      <w:r w:rsidRPr="007F567A">
        <w:rPr>
          <w:rFonts w:ascii="Times New Roman" w:hAnsi="Times New Roman" w:cs="Times New Roman"/>
          <w:sz w:val="24"/>
          <w:szCs w:val="24"/>
          <w:lang w:val="pt-BR"/>
        </w:rPr>
        <w:t xml:space="preserve">. Ao término deste trabalho evidencia-se a enorme importância de se atuar com exatidão e técnicas apuradas no monitoramento de redes. </w:t>
      </w:r>
    </w:p>
    <w:p w14:paraId="351D1657" w14:textId="54B1D7F3" w:rsidR="00F66E85" w:rsidRPr="007F567A" w:rsidRDefault="09B497E8" w:rsidP="00F66E85">
      <w:pPr>
        <w:pStyle w:val="BodyText"/>
        <w:spacing w:beforeLines="120" w:before="288" w:line="360" w:lineRule="auto"/>
        <w:ind w:right="114" w:firstLine="720"/>
        <w:jc w:val="both"/>
        <w:rPr>
          <w:rFonts w:ascii="Times New Roman" w:hAnsi="Times New Roman" w:cs="Times New Roman"/>
          <w:sz w:val="24"/>
          <w:szCs w:val="24"/>
          <w:lang w:val="pt-BR"/>
        </w:rPr>
      </w:pPr>
      <w:r w:rsidRPr="007F567A">
        <w:rPr>
          <w:rFonts w:ascii="Times New Roman" w:hAnsi="Times New Roman" w:cs="Times New Roman"/>
          <w:sz w:val="24"/>
          <w:szCs w:val="24"/>
          <w:lang w:val="pt-BR"/>
        </w:rPr>
        <w:t xml:space="preserve">Assim como está descrita uma forma de se agir com uma conduta pautada na legislação vigente. Deste modo, essas ferramentas de gerência de rede tem a finalidade de orientar e trazer parâmetros para um maior controle e uma melhor tomada de decisão sobre as adversidades apresentadas. </w:t>
      </w:r>
    </w:p>
    <w:p w14:paraId="7068BD8F" w14:textId="042C800C" w:rsidR="00F66E85" w:rsidRPr="007F567A" w:rsidRDefault="09B497E8" w:rsidP="00F66E85">
      <w:pPr>
        <w:pStyle w:val="BodyText"/>
        <w:spacing w:beforeLines="120" w:before="288" w:line="360" w:lineRule="auto"/>
        <w:ind w:right="114" w:firstLine="720"/>
        <w:jc w:val="both"/>
        <w:rPr>
          <w:rFonts w:ascii="Times New Roman" w:hAnsi="Times New Roman" w:cs="Times New Roman"/>
          <w:sz w:val="24"/>
          <w:szCs w:val="24"/>
          <w:lang w:val="pt-BR"/>
        </w:rPr>
      </w:pPr>
      <w:r w:rsidRPr="007F567A">
        <w:rPr>
          <w:rFonts w:ascii="Times New Roman" w:hAnsi="Times New Roman" w:cs="Times New Roman"/>
          <w:sz w:val="24"/>
          <w:szCs w:val="24"/>
          <w:lang w:val="pt-BR"/>
        </w:rPr>
        <w:t xml:space="preserve">Com a demonstração de dispositivos de segurança, o trabalho atinge seus objetivos ao evidenciar que um bom planejamento já que este será o caminho do alcance do objetivo final. Sabendo-se como coletar os dados, como discriminá-los, analisá-los com critério sempre pode trazer benefícios sem precedentes. </w:t>
      </w:r>
    </w:p>
    <w:p w14:paraId="26C6745C" w14:textId="67E682BD" w:rsidR="002734E7" w:rsidRPr="00341180" w:rsidRDefault="09B497E8" w:rsidP="00A719C4">
      <w:pPr>
        <w:pStyle w:val="BodyText"/>
        <w:spacing w:beforeLines="120" w:before="288" w:line="360" w:lineRule="auto"/>
        <w:ind w:right="114" w:firstLine="720"/>
        <w:jc w:val="both"/>
        <w:rPr>
          <w:rFonts w:ascii="Times New Roman" w:hAnsi="Times New Roman" w:cs="Times New Roman"/>
          <w:sz w:val="24"/>
          <w:szCs w:val="24"/>
          <w:lang w:val="pt-BR"/>
        </w:rPr>
      </w:pPr>
      <w:r w:rsidRPr="00341180">
        <w:rPr>
          <w:rFonts w:ascii="Times New Roman" w:hAnsi="Times New Roman" w:cs="Times New Roman"/>
          <w:sz w:val="24"/>
          <w:szCs w:val="24"/>
          <w:lang w:val="pt-BR"/>
        </w:rPr>
        <w:t xml:space="preserve">Cumpre-se a proposta de mostrar como se administrar problemas de ataques contra uma rede consolidada de dados, através de ações tomadas pela por parte da </w:t>
      </w:r>
      <w:r w:rsidR="00A719C4" w:rsidRPr="00341180">
        <w:rPr>
          <w:rStyle w:val="cf01"/>
          <w:rFonts w:ascii="Times New Roman" w:hAnsi="Times New Roman" w:cs="Times New Roman"/>
          <w:sz w:val="24"/>
          <w:szCs w:val="24"/>
          <w:lang w:val="pt-BR"/>
        </w:rPr>
        <w:t xml:space="preserve">gerência de redes de dados da empresa </w:t>
      </w:r>
      <w:r w:rsidRPr="00341180">
        <w:rPr>
          <w:rFonts w:ascii="Times New Roman" w:hAnsi="Times New Roman" w:cs="Times New Roman"/>
          <w:sz w:val="24"/>
          <w:szCs w:val="24"/>
          <w:lang w:val="pt-BR"/>
        </w:rPr>
        <w:t xml:space="preserve">e deste modo, proporcionar </w:t>
      </w:r>
      <w:r w:rsidR="00A719C4" w:rsidRPr="00341180">
        <w:rPr>
          <w:rStyle w:val="cf01"/>
          <w:rFonts w:ascii="Times New Roman" w:hAnsi="Times New Roman" w:cs="Times New Roman"/>
          <w:sz w:val="24"/>
          <w:szCs w:val="24"/>
          <w:lang w:val="pt-BR"/>
        </w:rPr>
        <w:t>Maior segurança para as operações e informações corporativas</w:t>
      </w:r>
      <w:r w:rsidRPr="00341180">
        <w:rPr>
          <w:rFonts w:ascii="Times New Roman" w:hAnsi="Times New Roman" w:cs="Times New Roman"/>
          <w:sz w:val="24"/>
          <w:szCs w:val="24"/>
          <w:lang w:val="pt-BR"/>
        </w:rPr>
        <w:t xml:space="preserve">. Nota-se que, a ciência da computação desde o os primórdios da era moderna, atua para a fixação de se ser um ramo de atuação confiável e autêntico. </w:t>
      </w:r>
    </w:p>
    <w:p w14:paraId="0DCA74E2" w14:textId="77777777" w:rsidR="0078465F" w:rsidRPr="007F567A" w:rsidRDefault="0078465F">
      <w:pPr>
        <w:spacing w:before="3"/>
        <w:rPr>
          <w:rFonts w:ascii="Times New Roman" w:eastAsia="Century" w:hAnsi="Times New Roman" w:cs="Times New Roman"/>
          <w:sz w:val="24"/>
          <w:szCs w:val="24"/>
          <w:lang w:val="pt-BR"/>
        </w:rPr>
      </w:pPr>
    </w:p>
    <w:p w14:paraId="50B6D9DC" w14:textId="77777777" w:rsidR="00172C6A" w:rsidRPr="00341180" w:rsidRDefault="0005735D" w:rsidP="001548B3">
      <w:pPr>
        <w:pStyle w:val="Heading1"/>
        <w:ind w:left="0" w:right="-19"/>
        <w:jc w:val="center"/>
        <w:rPr>
          <w:rFonts w:ascii="Times New Roman" w:hAnsi="Times New Roman" w:cs="Times New Roman"/>
          <w:b/>
          <w:bCs/>
          <w:sz w:val="24"/>
          <w:szCs w:val="24"/>
          <w:lang w:val="pt-BR"/>
        </w:rPr>
      </w:pPr>
      <w:bookmarkStart w:id="9" w:name="Bookmark6"/>
      <w:r w:rsidRPr="00341180">
        <w:rPr>
          <w:rFonts w:ascii="Times New Roman" w:hAnsi="Times New Roman" w:cs="Times New Roman"/>
          <w:b/>
          <w:bCs/>
          <w:sz w:val="24"/>
          <w:szCs w:val="24"/>
          <w:lang w:val="pt-BR"/>
        </w:rPr>
        <w:t>Referências</w:t>
      </w:r>
      <w:bookmarkEnd w:id="9"/>
    </w:p>
    <w:p w14:paraId="62D3A9E8" w14:textId="17F1899E" w:rsidR="001762DF" w:rsidRPr="007F567A" w:rsidRDefault="00CB01ED" w:rsidP="00EA1850">
      <w:pPr>
        <w:pStyle w:val="BodyText"/>
        <w:spacing w:beforeLines="120" w:before="288" w:after="120"/>
        <w:ind w:left="0" w:firstLine="0"/>
        <w:jc w:val="both"/>
        <w:rPr>
          <w:rFonts w:ascii="Times New Roman" w:hAnsi="Times New Roman" w:cs="Times New Roman"/>
          <w:spacing w:val="-1"/>
          <w:sz w:val="24"/>
          <w:szCs w:val="24"/>
          <w:lang w:val="pt-BR"/>
        </w:rPr>
      </w:pPr>
      <w:r w:rsidRPr="007F567A">
        <w:rPr>
          <w:rFonts w:ascii="Times New Roman" w:hAnsi="Times New Roman" w:cs="Times New Roman"/>
          <w:spacing w:val="-1"/>
          <w:sz w:val="24"/>
          <w:szCs w:val="24"/>
          <w:lang w:val="pt-BR"/>
        </w:rPr>
        <w:t>ORESTES</w:t>
      </w:r>
      <w:r w:rsidR="00A44248" w:rsidRPr="007F567A">
        <w:rPr>
          <w:rFonts w:ascii="Times New Roman" w:hAnsi="Times New Roman" w:cs="Times New Roman"/>
          <w:spacing w:val="-1"/>
          <w:sz w:val="24"/>
          <w:szCs w:val="24"/>
          <w:lang w:val="pt-BR"/>
        </w:rPr>
        <w:t>, Y</w:t>
      </w:r>
      <w:r w:rsidR="004B5770" w:rsidRPr="007F567A">
        <w:rPr>
          <w:rFonts w:ascii="Times New Roman" w:hAnsi="Times New Roman" w:cs="Times New Roman"/>
          <w:spacing w:val="-1"/>
          <w:sz w:val="24"/>
          <w:szCs w:val="24"/>
          <w:lang w:val="pt-BR"/>
        </w:rPr>
        <w:t>an</w:t>
      </w:r>
      <w:r w:rsidR="00A636F4" w:rsidRPr="007F567A">
        <w:rPr>
          <w:rFonts w:ascii="Times New Roman" w:hAnsi="Times New Roman" w:cs="Times New Roman"/>
          <w:spacing w:val="-1"/>
          <w:sz w:val="24"/>
          <w:szCs w:val="24"/>
          <w:lang w:val="pt-BR"/>
        </w:rPr>
        <w:t xml:space="preserve">. </w:t>
      </w:r>
      <w:r w:rsidR="002D4A85" w:rsidRPr="007F567A">
        <w:rPr>
          <w:rFonts w:ascii="Times New Roman" w:hAnsi="Times New Roman" w:cs="Times New Roman"/>
          <w:spacing w:val="-1"/>
          <w:sz w:val="24"/>
          <w:szCs w:val="24"/>
          <w:lang w:val="pt-BR"/>
        </w:rPr>
        <w:t>O que é UDP e TCP? Entenda quais as diferenças e como funciona cada Protocolo</w:t>
      </w:r>
      <w:r w:rsidR="00551EA7" w:rsidRPr="007F567A">
        <w:rPr>
          <w:rFonts w:ascii="Times New Roman" w:hAnsi="Times New Roman" w:cs="Times New Roman"/>
          <w:spacing w:val="-1"/>
          <w:sz w:val="24"/>
          <w:szCs w:val="24"/>
          <w:lang w:val="pt-BR"/>
        </w:rPr>
        <w:t xml:space="preserve">. </w:t>
      </w:r>
      <w:proofErr w:type="spellStart"/>
      <w:r w:rsidR="00B03BA5" w:rsidRPr="007F567A">
        <w:rPr>
          <w:rFonts w:ascii="Times New Roman" w:hAnsi="Times New Roman" w:cs="Times New Roman"/>
          <w:spacing w:val="-1"/>
          <w:sz w:val="24"/>
          <w:szCs w:val="24"/>
          <w:lang w:val="pt-BR"/>
        </w:rPr>
        <w:t>Alura</w:t>
      </w:r>
      <w:proofErr w:type="spellEnd"/>
      <w:r w:rsidR="00B03BA5" w:rsidRPr="007F567A">
        <w:rPr>
          <w:rFonts w:ascii="Times New Roman" w:hAnsi="Times New Roman" w:cs="Times New Roman"/>
          <w:spacing w:val="-1"/>
          <w:sz w:val="24"/>
          <w:szCs w:val="24"/>
          <w:lang w:val="pt-BR"/>
        </w:rPr>
        <w:t xml:space="preserve">, </w:t>
      </w:r>
      <w:r w:rsidR="00037C08" w:rsidRPr="007F567A">
        <w:rPr>
          <w:rFonts w:ascii="Times New Roman" w:hAnsi="Times New Roman" w:cs="Times New Roman"/>
          <w:spacing w:val="-1"/>
          <w:sz w:val="24"/>
          <w:szCs w:val="24"/>
          <w:lang w:val="pt-BR"/>
        </w:rPr>
        <w:t>18, set</w:t>
      </w:r>
      <w:r w:rsidR="005C7F68" w:rsidRPr="007F567A">
        <w:rPr>
          <w:rFonts w:ascii="Times New Roman" w:hAnsi="Times New Roman" w:cs="Times New Roman"/>
          <w:spacing w:val="-1"/>
          <w:sz w:val="24"/>
          <w:szCs w:val="24"/>
          <w:lang w:val="pt-BR"/>
        </w:rPr>
        <w:t>,</w:t>
      </w:r>
      <w:r w:rsidR="00037C08" w:rsidRPr="007F567A">
        <w:rPr>
          <w:rFonts w:ascii="Times New Roman" w:hAnsi="Times New Roman" w:cs="Times New Roman"/>
          <w:spacing w:val="-1"/>
          <w:sz w:val="24"/>
          <w:szCs w:val="24"/>
          <w:lang w:val="pt-BR"/>
        </w:rPr>
        <w:t xml:space="preserve"> </w:t>
      </w:r>
      <w:r w:rsidR="005C7F68" w:rsidRPr="007F567A">
        <w:rPr>
          <w:rFonts w:ascii="Times New Roman" w:hAnsi="Times New Roman" w:cs="Times New Roman"/>
          <w:spacing w:val="-1"/>
          <w:sz w:val="24"/>
          <w:szCs w:val="24"/>
          <w:lang w:val="pt-BR"/>
        </w:rPr>
        <w:t>2023</w:t>
      </w:r>
      <w:r w:rsidR="00593958" w:rsidRPr="007F567A">
        <w:rPr>
          <w:rFonts w:ascii="Times New Roman" w:hAnsi="Times New Roman" w:cs="Times New Roman"/>
          <w:spacing w:val="-1"/>
          <w:sz w:val="24"/>
          <w:szCs w:val="24"/>
          <w:lang w:val="pt-BR"/>
        </w:rPr>
        <w:t>. Disponível em:</w:t>
      </w:r>
      <w:r w:rsidR="00B03BA5" w:rsidRPr="007F567A">
        <w:rPr>
          <w:rFonts w:ascii="Times New Roman" w:hAnsi="Times New Roman" w:cs="Times New Roman"/>
          <w:spacing w:val="-1"/>
          <w:sz w:val="24"/>
          <w:szCs w:val="24"/>
          <w:lang w:val="pt-BR"/>
        </w:rPr>
        <w:t xml:space="preserve"> </w:t>
      </w:r>
      <w:hyperlink r:id="rId38" w:history="1">
        <w:r w:rsidR="003B79CD" w:rsidRPr="007F567A">
          <w:rPr>
            <w:rStyle w:val="Hyperlink"/>
            <w:rFonts w:ascii="Times New Roman" w:hAnsi="Times New Roman" w:cs="Times New Roman"/>
            <w:spacing w:val="-1"/>
            <w:sz w:val="24"/>
            <w:szCs w:val="24"/>
            <w:lang w:val="pt-BR"/>
          </w:rPr>
          <w:t>https://www.alura.com.br/artigos/quais-as-diferencas-entre-o-tcp-e-o-udp</w:t>
        </w:r>
      </w:hyperlink>
    </w:p>
    <w:p w14:paraId="2C6A1013" w14:textId="546B2F29" w:rsidR="00830A2F" w:rsidRPr="007F567A" w:rsidRDefault="00C616AD" w:rsidP="00EA1850">
      <w:pPr>
        <w:pStyle w:val="BodyText"/>
        <w:spacing w:beforeLines="120" w:before="288" w:after="120"/>
        <w:ind w:left="0" w:firstLine="0"/>
        <w:jc w:val="both"/>
        <w:rPr>
          <w:rFonts w:ascii="Times New Roman" w:hAnsi="Times New Roman" w:cs="Times New Roman"/>
          <w:spacing w:val="-1"/>
          <w:sz w:val="24"/>
          <w:szCs w:val="24"/>
          <w:lang w:val="pt-BR"/>
        </w:rPr>
      </w:pPr>
      <w:r w:rsidRPr="007F567A">
        <w:rPr>
          <w:rFonts w:ascii="Times New Roman" w:hAnsi="Times New Roman" w:cs="Times New Roman"/>
          <w:spacing w:val="-1"/>
          <w:sz w:val="24"/>
          <w:szCs w:val="24"/>
          <w:lang w:val="pt-BR"/>
        </w:rPr>
        <w:t>MENEZES, Rafael</w:t>
      </w:r>
      <w:r w:rsidR="007364CE" w:rsidRPr="007F567A">
        <w:rPr>
          <w:rFonts w:ascii="Times New Roman" w:hAnsi="Times New Roman" w:cs="Times New Roman"/>
          <w:spacing w:val="-1"/>
          <w:sz w:val="24"/>
          <w:szCs w:val="24"/>
          <w:lang w:val="pt-BR"/>
        </w:rPr>
        <w:t>.</w:t>
      </w:r>
      <w:r w:rsidR="00BD36E7" w:rsidRPr="007F567A">
        <w:rPr>
          <w:rFonts w:ascii="Times New Roman" w:hAnsi="Times New Roman" w:cs="Times New Roman"/>
          <w:spacing w:val="-1"/>
          <w:sz w:val="24"/>
          <w:szCs w:val="24"/>
          <w:lang w:val="pt-BR"/>
        </w:rPr>
        <w:t xml:space="preserve"> </w:t>
      </w:r>
      <w:r w:rsidR="00875F71" w:rsidRPr="007F567A">
        <w:rPr>
          <w:rFonts w:ascii="Times New Roman" w:hAnsi="Times New Roman" w:cs="Times New Roman"/>
          <w:spacing w:val="-1"/>
          <w:sz w:val="24"/>
          <w:szCs w:val="24"/>
          <w:lang w:val="pt-BR"/>
        </w:rPr>
        <w:t>MONITORAMENTO VOLTADO À</w:t>
      </w:r>
      <w:r w:rsidR="00CC57FD" w:rsidRPr="007F567A">
        <w:rPr>
          <w:rFonts w:ascii="Times New Roman" w:hAnsi="Times New Roman" w:cs="Times New Roman"/>
          <w:spacing w:val="-1"/>
          <w:sz w:val="24"/>
          <w:szCs w:val="24"/>
          <w:lang w:val="pt-BR"/>
        </w:rPr>
        <w:t xml:space="preserve"> CIBERSEGURANÇA EM SISTEMAS INDUSTRIAIS</w:t>
      </w:r>
      <w:r w:rsidR="00E43A8A" w:rsidRPr="007F567A">
        <w:rPr>
          <w:rFonts w:ascii="Times New Roman" w:hAnsi="Times New Roman" w:cs="Times New Roman"/>
          <w:spacing w:val="-1"/>
          <w:sz w:val="24"/>
          <w:szCs w:val="24"/>
          <w:lang w:val="pt-BR"/>
        </w:rPr>
        <w:t>.</w:t>
      </w:r>
      <w:r w:rsidR="002024E2" w:rsidRPr="007F567A">
        <w:rPr>
          <w:rFonts w:ascii="Times New Roman" w:hAnsi="Times New Roman" w:cs="Times New Roman"/>
          <w:spacing w:val="-1"/>
          <w:sz w:val="24"/>
          <w:szCs w:val="24"/>
          <w:lang w:val="pt-BR"/>
        </w:rPr>
        <w:t xml:space="preserve"> Universidade </w:t>
      </w:r>
      <w:r w:rsidR="004E528C" w:rsidRPr="007F567A">
        <w:rPr>
          <w:rFonts w:ascii="Times New Roman" w:hAnsi="Times New Roman" w:cs="Times New Roman"/>
          <w:spacing w:val="-1"/>
          <w:sz w:val="24"/>
          <w:szCs w:val="24"/>
          <w:lang w:val="pt-BR"/>
        </w:rPr>
        <w:t>tecnologia federal do Paraná</w:t>
      </w:r>
      <w:r w:rsidR="00387605" w:rsidRPr="007F567A">
        <w:rPr>
          <w:rFonts w:ascii="Times New Roman" w:hAnsi="Times New Roman" w:cs="Times New Roman"/>
          <w:spacing w:val="-1"/>
          <w:sz w:val="24"/>
          <w:szCs w:val="24"/>
          <w:lang w:val="pt-BR"/>
        </w:rPr>
        <w:t xml:space="preserve">, </w:t>
      </w:r>
      <w:r w:rsidR="00037C08" w:rsidRPr="007F567A">
        <w:rPr>
          <w:rFonts w:ascii="Times New Roman" w:hAnsi="Times New Roman" w:cs="Times New Roman"/>
          <w:spacing w:val="-1"/>
          <w:sz w:val="24"/>
          <w:szCs w:val="24"/>
          <w:lang w:val="pt-BR"/>
        </w:rPr>
        <w:t xml:space="preserve">18, </w:t>
      </w:r>
      <w:proofErr w:type="spellStart"/>
      <w:r w:rsidR="00037C08" w:rsidRPr="007F567A">
        <w:rPr>
          <w:rFonts w:ascii="Times New Roman" w:hAnsi="Times New Roman" w:cs="Times New Roman"/>
          <w:spacing w:val="-1"/>
          <w:sz w:val="24"/>
          <w:szCs w:val="24"/>
          <w:lang w:val="pt-BR"/>
        </w:rPr>
        <w:t>nov</w:t>
      </w:r>
      <w:proofErr w:type="spellEnd"/>
      <w:r w:rsidR="00344515" w:rsidRPr="007F567A">
        <w:rPr>
          <w:rFonts w:ascii="Times New Roman" w:hAnsi="Times New Roman" w:cs="Times New Roman"/>
          <w:spacing w:val="-1"/>
          <w:sz w:val="24"/>
          <w:szCs w:val="24"/>
          <w:lang w:val="pt-BR"/>
        </w:rPr>
        <w:t>, 2020</w:t>
      </w:r>
      <w:r w:rsidR="00F80227" w:rsidRPr="007F567A">
        <w:rPr>
          <w:rFonts w:ascii="Times New Roman" w:hAnsi="Times New Roman" w:cs="Times New Roman"/>
          <w:spacing w:val="-1"/>
          <w:sz w:val="24"/>
          <w:szCs w:val="24"/>
          <w:lang w:val="pt-BR"/>
        </w:rPr>
        <w:t>. p. 11</w:t>
      </w:r>
      <w:r w:rsidR="00F25EDC">
        <w:rPr>
          <w:rFonts w:ascii="Times New Roman" w:hAnsi="Times New Roman" w:cs="Times New Roman"/>
          <w:spacing w:val="-1"/>
          <w:sz w:val="24"/>
          <w:szCs w:val="24"/>
          <w:lang w:val="pt-BR"/>
        </w:rPr>
        <w:t xml:space="preserve"> -</w:t>
      </w:r>
      <w:r w:rsidR="00EE6151" w:rsidRPr="007F567A">
        <w:rPr>
          <w:rFonts w:ascii="Times New Roman" w:hAnsi="Times New Roman" w:cs="Times New Roman"/>
          <w:spacing w:val="-1"/>
          <w:sz w:val="24"/>
          <w:szCs w:val="24"/>
          <w:lang w:val="pt-BR"/>
        </w:rPr>
        <w:t>12</w:t>
      </w:r>
      <w:r w:rsidR="00A11E79" w:rsidRPr="007F567A">
        <w:rPr>
          <w:rFonts w:ascii="Times New Roman" w:hAnsi="Times New Roman" w:cs="Times New Roman"/>
          <w:spacing w:val="-1"/>
          <w:sz w:val="24"/>
          <w:szCs w:val="24"/>
          <w:lang w:val="pt-BR"/>
        </w:rPr>
        <w:t>.</w:t>
      </w:r>
    </w:p>
    <w:p w14:paraId="6D494580" w14:textId="27871852" w:rsidR="00627898" w:rsidRPr="007F567A" w:rsidRDefault="00627898" w:rsidP="00627898">
      <w:pPr>
        <w:pStyle w:val="NoSpacing"/>
        <w:jc w:val="both"/>
        <w:rPr>
          <w:rFonts w:ascii="Times New Roman" w:hAnsi="Times New Roman" w:cs="Times New Roman"/>
          <w:sz w:val="24"/>
          <w:szCs w:val="24"/>
        </w:rPr>
      </w:pPr>
      <w:r w:rsidRPr="007F567A">
        <w:rPr>
          <w:rFonts w:ascii="Times New Roman" w:hAnsi="Times New Roman" w:cs="Times New Roman"/>
          <w:sz w:val="24"/>
          <w:szCs w:val="24"/>
        </w:rPr>
        <w:t xml:space="preserve">TECNOBLOG. O que é um ataque DDoS? TECNOBLOG, 2023 Disponível em: </w:t>
      </w:r>
    </w:p>
    <w:p w14:paraId="31B0F8E5" w14:textId="77703853" w:rsidR="00627898" w:rsidRPr="007F567A" w:rsidRDefault="00517A0B" w:rsidP="00627898">
      <w:pPr>
        <w:pStyle w:val="NoSpacing"/>
        <w:jc w:val="both"/>
        <w:rPr>
          <w:rFonts w:ascii="Times New Roman" w:hAnsi="Times New Roman" w:cs="Times New Roman"/>
          <w:sz w:val="24"/>
          <w:szCs w:val="24"/>
        </w:rPr>
      </w:pPr>
      <w:hyperlink r:id="rId39" w:history="1">
        <w:r w:rsidR="003A71B2" w:rsidRPr="007F567A">
          <w:rPr>
            <w:rStyle w:val="Hyperlink"/>
            <w:rFonts w:ascii="Times New Roman" w:hAnsi="Times New Roman" w:cs="Times New Roman"/>
            <w:sz w:val="24"/>
            <w:szCs w:val="24"/>
          </w:rPr>
          <w:t>https://tecnoblog.net/?s=Http</w:t>
        </w:r>
      </w:hyperlink>
      <w:r w:rsidR="00627898" w:rsidRPr="007F567A">
        <w:rPr>
          <w:rFonts w:ascii="Times New Roman" w:hAnsi="Times New Roman" w:cs="Times New Roman"/>
          <w:sz w:val="24"/>
          <w:szCs w:val="24"/>
        </w:rPr>
        <w:t>, Acesso em 18</w:t>
      </w:r>
      <w:r w:rsidR="00F43702" w:rsidRPr="007F567A">
        <w:rPr>
          <w:rFonts w:ascii="Times New Roman" w:hAnsi="Times New Roman" w:cs="Times New Roman"/>
          <w:sz w:val="24"/>
          <w:szCs w:val="24"/>
        </w:rPr>
        <w:t>,</w:t>
      </w:r>
      <w:r w:rsidR="00627898" w:rsidRPr="007F567A">
        <w:rPr>
          <w:rFonts w:ascii="Times New Roman" w:hAnsi="Times New Roman" w:cs="Times New Roman"/>
          <w:sz w:val="24"/>
          <w:szCs w:val="24"/>
        </w:rPr>
        <w:t xml:space="preserve"> set</w:t>
      </w:r>
      <w:r w:rsidR="00F43702" w:rsidRPr="007F567A">
        <w:rPr>
          <w:rFonts w:ascii="Times New Roman" w:hAnsi="Times New Roman" w:cs="Times New Roman"/>
          <w:sz w:val="24"/>
          <w:szCs w:val="24"/>
        </w:rPr>
        <w:t>,</w:t>
      </w:r>
      <w:r w:rsidR="00627898" w:rsidRPr="007F567A">
        <w:rPr>
          <w:rFonts w:ascii="Times New Roman" w:hAnsi="Times New Roman" w:cs="Times New Roman"/>
          <w:sz w:val="24"/>
          <w:szCs w:val="24"/>
        </w:rPr>
        <w:t xml:space="preserve"> 2023</w:t>
      </w:r>
      <w:r w:rsidR="00F43702" w:rsidRPr="007F567A">
        <w:rPr>
          <w:rFonts w:ascii="Times New Roman" w:hAnsi="Times New Roman" w:cs="Times New Roman"/>
          <w:sz w:val="24"/>
          <w:szCs w:val="24"/>
        </w:rPr>
        <w:t>.</w:t>
      </w:r>
    </w:p>
    <w:p w14:paraId="198351D4" w14:textId="7E50BBDE" w:rsidR="00722EC7" w:rsidRPr="007F567A" w:rsidRDefault="00722EC7" w:rsidP="00722EC7">
      <w:pPr>
        <w:pStyle w:val="NoSpacing"/>
        <w:jc w:val="both"/>
        <w:rPr>
          <w:rFonts w:ascii="Times New Roman" w:hAnsi="Times New Roman" w:cs="Times New Roman"/>
          <w:sz w:val="24"/>
          <w:szCs w:val="24"/>
        </w:rPr>
      </w:pPr>
    </w:p>
    <w:p w14:paraId="3AC1E37F" w14:textId="35B7DED8" w:rsidR="007C5E4B" w:rsidRPr="007F567A" w:rsidRDefault="008F783A" w:rsidP="007C5E4B">
      <w:pPr>
        <w:pStyle w:val="NoSpacing"/>
        <w:jc w:val="both"/>
        <w:rPr>
          <w:rFonts w:ascii="Times New Roman" w:hAnsi="Times New Roman" w:cs="Times New Roman"/>
          <w:sz w:val="24"/>
          <w:szCs w:val="24"/>
        </w:rPr>
      </w:pPr>
      <w:r>
        <w:rPr>
          <w:rFonts w:ascii="Times New Roman" w:hAnsi="Times New Roman" w:cs="Times New Roman"/>
          <w:sz w:val="24"/>
          <w:szCs w:val="24"/>
        </w:rPr>
        <w:t xml:space="preserve">Leoni, Joana. </w:t>
      </w:r>
      <w:r w:rsidR="007C5E4B" w:rsidRPr="007F567A">
        <w:rPr>
          <w:rFonts w:ascii="Times New Roman" w:hAnsi="Times New Roman" w:cs="Times New Roman"/>
          <w:sz w:val="24"/>
          <w:szCs w:val="24"/>
        </w:rPr>
        <w:t xml:space="preserve">DIO. Ataque Loic: o que é, como funciona e como se prevenir DIO, 2023 Disponível em: </w:t>
      </w:r>
    </w:p>
    <w:p w14:paraId="24EDE639" w14:textId="6E9B850D" w:rsidR="00A42099" w:rsidRPr="007F567A" w:rsidRDefault="00517A0B" w:rsidP="007C5E4B">
      <w:pPr>
        <w:pStyle w:val="NoSpacing"/>
        <w:jc w:val="both"/>
        <w:rPr>
          <w:rFonts w:ascii="Times New Roman" w:hAnsi="Times New Roman" w:cs="Times New Roman"/>
          <w:sz w:val="24"/>
          <w:szCs w:val="24"/>
        </w:rPr>
      </w:pPr>
      <w:hyperlink r:id="rId40" w:history="1">
        <w:r w:rsidR="003A71B2" w:rsidRPr="007F567A">
          <w:rPr>
            <w:rStyle w:val="Hyperlink"/>
            <w:rFonts w:ascii="Times New Roman" w:hAnsi="Times New Roman" w:cs="Times New Roman"/>
            <w:sz w:val="24"/>
            <w:szCs w:val="24"/>
          </w:rPr>
          <w:t>https://www.dio.me/articles/ataque-loic-o-que-e-como-funciona-e-como-se-prevenir</w:t>
        </w:r>
      </w:hyperlink>
      <w:r w:rsidR="003A71B2" w:rsidRPr="007F567A">
        <w:rPr>
          <w:rFonts w:ascii="Times New Roman" w:hAnsi="Times New Roman" w:cs="Times New Roman"/>
          <w:sz w:val="24"/>
          <w:szCs w:val="24"/>
        </w:rPr>
        <w:t>,</w:t>
      </w:r>
    </w:p>
    <w:p w14:paraId="3C3790FC" w14:textId="70698B37" w:rsidR="007C5E4B" w:rsidRPr="007F567A" w:rsidRDefault="007C5E4B" w:rsidP="007C5E4B">
      <w:pPr>
        <w:rPr>
          <w:rFonts w:ascii="Times New Roman" w:hAnsi="Times New Roman" w:cs="Times New Roman"/>
          <w:sz w:val="24"/>
          <w:szCs w:val="24"/>
          <w:lang w:val="pt-BR"/>
        </w:rPr>
      </w:pPr>
      <w:r w:rsidRPr="007F567A">
        <w:rPr>
          <w:rFonts w:ascii="Times New Roman" w:hAnsi="Times New Roman" w:cs="Times New Roman"/>
          <w:sz w:val="24"/>
          <w:szCs w:val="24"/>
          <w:lang w:val="pt-BR"/>
        </w:rPr>
        <w:t>Acesso em 21</w:t>
      </w:r>
      <w:r w:rsidR="00F43702" w:rsidRPr="007F567A">
        <w:rPr>
          <w:rFonts w:ascii="Times New Roman" w:hAnsi="Times New Roman" w:cs="Times New Roman"/>
          <w:sz w:val="24"/>
          <w:szCs w:val="24"/>
          <w:lang w:val="pt-BR"/>
        </w:rPr>
        <w:t>,</w:t>
      </w:r>
      <w:r w:rsidRPr="007F567A">
        <w:rPr>
          <w:rFonts w:ascii="Times New Roman" w:hAnsi="Times New Roman" w:cs="Times New Roman"/>
          <w:sz w:val="24"/>
          <w:szCs w:val="24"/>
          <w:lang w:val="pt-BR"/>
        </w:rPr>
        <w:t xml:space="preserve"> set</w:t>
      </w:r>
      <w:r w:rsidR="00F43702" w:rsidRPr="007F567A">
        <w:rPr>
          <w:rFonts w:ascii="Times New Roman" w:hAnsi="Times New Roman" w:cs="Times New Roman"/>
          <w:sz w:val="24"/>
          <w:szCs w:val="24"/>
          <w:lang w:val="pt-BR"/>
        </w:rPr>
        <w:t>,</w:t>
      </w:r>
      <w:r w:rsidRPr="007F567A">
        <w:rPr>
          <w:rFonts w:ascii="Times New Roman" w:hAnsi="Times New Roman" w:cs="Times New Roman"/>
          <w:sz w:val="24"/>
          <w:szCs w:val="24"/>
          <w:lang w:val="pt-BR"/>
        </w:rPr>
        <w:t xml:space="preserve"> 2023</w:t>
      </w:r>
      <w:r w:rsidR="00F43702" w:rsidRPr="007F567A">
        <w:rPr>
          <w:rFonts w:ascii="Times New Roman" w:hAnsi="Times New Roman" w:cs="Times New Roman"/>
          <w:sz w:val="24"/>
          <w:szCs w:val="24"/>
          <w:lang w:val="pt-BR"/>
        </w:rPr>
        <w:t>.</w:t>
      </w:r>
    </w:p>
    <w:p w14:paraId="52516713" w14:textId="0A772497" w:rsidR="008B0555" w:rsidRPr="007F567A" w:rsidRDefault="008B0555" w:rsidP="007C5E4B">
      <w:pPr>
        <w:rPr>
          <w:rFonts w:ascii="Times New Roman" w:hAnsi="Times New Roman" w:cs="Times New Roman"/>
          <w:sz w:val="24"/>
          <w:szCs w:val="24"/>
          <w:lang w:val="pt-BR"/>
        </w:rPr>
      </w:pPr>
    </w:p>
    <w:p w14:paraId="5AFB3423" w14:textId="5603C12B" w:rsidR="008B0555" w:rsidRPr="007F567A" w:rsidRDefault="008B0555" w:rsidP="001829F3">
      <w:pPr>
        <w:pStyle w:val="NoSpacing"/>
        <w:jc w:val="both"/>
        <w:rPr>
          <w:rFonts w:ascii="Times New Roman" w:hAnsi="Times New Roman" w:cs="Times New Roman"/>
          <w:sz w:val="24"/>
          <w:szCs w:val="24"/>
        </w:rPr>
      </w:pPr>
      <w:r w:rsidRPr="007F567A">
        <w:rPr>
          <w:rFonts w:ascii="Times New Roman" w:hAnsi="Times New Roman" w:cs="Times New Roman"/>
          <w:sz w:val="24"/>
          <w:szCs w:val="24"/>
        </w:rPr>
        <w:t xml:space="preserve">HOSTGATOR BLOG. Protocolo HTTP: entenda o que é e para que serve! HOSTGATOR BLOG, 2023 Disponível em: </w:t>
      </w:r>
      <w:r w:rsidR="001829F3" w:rsidRPr="007F567A">
        <w:rPr>
          <w:rFonts w:ascii="Times New Roman" w:hAnsi="Times New Roman" w:cs="Times New Roman"/>
          <w:sz w:val="24"/>
          <w:szCs w:val="24"/>
        </w:rPr>
        <w:t xml:space="preserve"> </w:t>
      </w:r>
      <w:hyperlink r:id="rId41">
        <w:r w:rsidR="001829F3" w:rsidRPr="007F567A">
          <w:rPr>
            <w:rStyle w:val="Hyperlink"/>
            <w:rFonts w:ascii="Times New Roman" w:hAnsi="Times New Roman" w:cs="Times New Roman"/>
            <w:sz w:val="24"/>
            <w:szCs w:val="24"/>
          </w:rPr>
          <w:t>https://www.hostgator.com.br/blog/o-que-e-protocolo-http/</w:t>
        </w:r>
      </w:hyperlink>
      <w:r w:rsidR="001829F3" w:rsidRPr="007F567A">
        <w:rPr>
          <w:rFonts w:ascii="Times New Roman" w:hAnsi="Times New Roman" w:cs="Times New Roman"/>
          <w:sz w:val="24"/>
          <w:szCs w:val="24"/>
        </w:rPr>
        <w:t xml:space="preserve">, </w:t>
      </w:r>
      <w:r w:rsidRPr="007F567A">
        <w:rPr>
          <w:rFonts w:ascii="Times New Roman" w:hAnsi="Times New Roman" w:cs="Times New Roman"/>
          <w:sz w:val="24"/>
          <w:szCs w:val="24"/>
        </w:rPr>
        <w:t>Acesso em 18</w:t>
      </w:r>
      <w:r w:rsidR="001829F3" w:rsidRPr="007F567A">
        <w:rPr>
          <w:rFonts w:ascii="Times New Roman" w:hAnsi="Times New Roman" w:cs="Times New Roman"/>
          <w:sz w:val="24"/>
          <w:szCs w:val="24"/>
        </w:rPr>
        <w:t>,</w:t>
      </w:r>
      <w:r w:rsidRPr="007F567A">
        <w:rPr>
          <w:rFonts w:ascii="Times New Roman" w:hAnsi="Times New Roman" w:cs="Times New Roman"/>
          <w:sz w:val="24"/>
          <w:szCs w:val="24"/>
        </w:rPr>
        <w:t xml:space="preserve"> set</w:t>
      </w:r>
      <w:r w:rsidR="001829F3" w:rsidRPr="007F567A">
        <w:rPr>
          <w:rFonts w:ascii="Times New Roman" w:hAnsi="Times New Roman" w:cs="Times New Roman"/>
          <w:sz w:val="24"/>
          <w:szCs w:val="24"/>
        </w:rPr>
        <w:t>,</w:t>
      </w:r>
      <w:r w:rsidRPr="007F567A">
        <w:rPr>
          <w:rFonts w:ascii="Times New Roman" w:hAnsi="Times New Roman" w:cs="Times New Roman"/>
          <w:sz w:val="24"/>
          <w:szCs w:val="24"/>
        </w:rPr>
        <w:t xml:space="preserve"> 2023</w:t>
      </w:r>
      <w:r w:rsidR="001829F3" w:rsidRPr="007F567A">
        <w:rPr>
          <w:rFonts w:ascii="Times New Roman" w:hAnsi="Times New Roman" w:cs="Times New Roman"/>
          <w:sz w:val="24"/>
          <w:szCs w:val="24"/>
        </w:rPr>
        <w:t>.</w:t>
      </w:r>
    </w:p>
    <w:p w14:paraId="1BF2C011" w14:textId="22A047CC" w:rsidR="003D7CC8" w:rsidRPr="007F567A" w:rsidRDefault="003D7CC8" w:rsidP="001829F3">
      <w:pPr>
        <w:pStyle w:val="NoSpacing"/>
        <w:jc w:val="both"/>
        <w:rPr>
          <w:rFonts w:ascii="Times New Roman" w:hAnsi="Times New Roman" w:cs="Times New Roman"/>
          <w:sz w:val="24"/>
          <w:szCs w:val="24"/>
        </w:rPr>
      </w:pPr>
    </w:p>
    <w:p w14:paraId="5E0F6EA2" w14:textId="7688518D" w:rsidR="003D7CC8" w:rsidRPr="007F567A" w:rsidRDefault="003D7CC8" w:rsidP="003D7CC8">
      <w:pPr>
        <w:pStyle w:val="NoSpacing"/>
        <w:jc w:val="both"/>
        <w:rPr>
          <w:rFonts w:ascii="Times New Roman" w:hAnsi="Times New Roman" w:cs="Times New Roman"/>
          <w:sz w:val="24"/>
          <w:szCs w:val="24"/>
        </w:rPr>
      </w:pPr>
      <w:r w:rsidRPr="007F567A">
        <w:rPr>
          <w:rFonts w:ascii="Times New Roman" w:hAnsi="Times New Roman" w:cs="Times New Roman"/>
          <w:sz w:val="24"/>
          <w:szCs w:val="24"/>
        </w:rPr>
        <w:t xml:space="preserve">TECH TUDO. Como usar o Wireshark TECH TUDO, 2023 Disponível em: </w:t>
      </w:r>
      <w:hyperlink r:id="rId42" w:history="1">
        <w:r w:rsidR="00B252C7" w:rsidRPr="007F567A">
          <w:rPr>
            <w:rStyle w:val="Hyperlink"/>
            <w:rFonts w:ascii="Times New Roman" w:hAnsi="Times New Roman" w:cs="Times New Roman"/>
            <w:sz w:val="24"/>
            <w:szCs w:val="24"/>
          </w:rPr>
          <w:t>https://www.techtudo.com.br/noticias/2012/09/como-usar-o-wireshark.ghtml</w:t>
        </w:r>
      </w:hyperlink>
      <w:r w:rsidRPr="007F567A">
        <w:rPr>
          <w:rFonts w:ascii="Times New Roman" w:hAnsi="Times New Roman" w:cs="Times New Roman"/>
          <w:sz w:val="24"/>
          <w:szCs w:val="24"/>
        </w:rPr>
        <w:t>,</w:t>
      </w:r>
    </w:p>
    <w:p w14:paraId="1D179332" w14:textId="72308308" w:rsidR="003D7CC8" w:rsidRPr="007F567A" w:rsidRDefault="003D7CC8" w:rsidP="003D7CC8">
      <w:pPr>
        <w:pStyle w:val="NoSpacing"/>
        <w:jc w:val="both"/>
        <w:rPr>
          <w:rFonts w:ascii="Times New Roman" w:hAnsi="Times New Roman" w:cs="Times New Roman"/>
          <w:sz w:val="24"/>
          <w:szCs w:val="24"/>
        </w:rPr>
      </w:pPr>
      <w:r w:rsidRPr="007F567A">
        <w:rPr>
          <w:rFonts w:ascii="Times New Roman" w:hAnsi="Times New Roman" w:cs="Times New Roman"/>
          <w:sz w:val="24"/>
          <w:szCs w:val="24"/>
        </w:rPr>
        <w:t>Acesso em 23</w:t>
      </w:r>
      <w:r w:rsidR="008D7921" w:rsidRPr="007F567A">
        <w:rPr>
          <w:rFonts w:ascii="Times New Roman" w:hAnsi="Times New Roman" w:cs="Times New Roman"/>
          <w:sz w:val="24"/>
          <w:szCs w:val="24"/>
        </w:rPr>
        <w:t>,</w:t>
      </w:r>
      <w:r w:rsidRPr="007F567A">
        <w:rPr>
          <w:rFonts w:ascii="Times New Roman" w:hAnsi="Times New Roman" w:cs="Times New Roman"/>
          <w:sz w:val="24"/>
          <w:szCs w:val="24"/>
        </w:rPr>
        <w:t xml:space="preserve"> set</w:t>
      </w:r>
      <w:r w:rsidR="008D7921" w:rsidRPr="007F567A">
        <w:rPr>
          <w:rFonts w:ascii="Times New Roman" w:hAnsi="Times New Roman" w:cs="Times New Roman"/>
          <w:sz w:val="24"/>
          <w:szCs w:val="24"/>
        </w:rPr>
        <w:t>,</w:t>
      </w:r>
      <w:r w:rsidRPr="007F567A">
        <w:rPr>
          <w:rFonts w:ascii="Times New Roman" w:hAnsi="Times New Roman" w:cs="Times New Roman"/>
          <w:sz w:val="24"/>
          <w:szCs w:val="24"/>
        </w:rPr>
        <w:t xml:space="preserve"> 2023</w:t>
      </w:r>
      <w:r w:rsidR="008D7921" w:rsidRPr="007F567A">
        <w:rPr>
          <w:rFonts w:ascii="Times New Roman" w:hAnsi="Times New Roman" w:cs="Times New Roman"/>
          <w:sz w:val="24"/>
          <w:szCs w:val="24"/>
        </w:rPr>
        <w:t>.</w:t>
      </w:r>
    </w:p>
    <w:p w14:paraId="103D0A17" w14:textId="039F7BD9" w:rsidR="009B651B" w:rsidRPr="007F567A" w:rsidRDefault="009B651B" w:rsidP="003D7CC8">
      <w:pPr>
        <w:pStyle w:val="NoSpacing"/>
        <w:jc w:val="both"/>
        <w:rPr>
          <w:rFonts w:ascii="Times New Roman" w:hAnsi="Times New Roman" w:cs="Times New Roman"/>
          <w:sz w:val="24"/>
          <w:szCs w:val="24"/>
        </w:rPr>
      </w:pPr>
    </w:p>
    <w:p w14:paraId="5E1A38A1" w14:textId="78C76CA8" w:rsidR="003D7CC8" w:rsidRDefault="00570E80" w:rsidP="003D7CC8">
      <w:pPr>
        <w:pStyle w:val="NoSpacing"/>
        <w:jc w:val="both"/>
        <w:rPr>
          <w:rFonts w:ascii="Times New Roman" w:hAnsi="Times New Roman" w:cs="Times New Roman"/>
          <w:sz w:val="24"/>
          <w:szCs w:val="24"/>
        </w:rPr>
      </w:pPr>
      <w:r w:rsidRPr="007F567A">
        <w:rPr>
          <w:rFonts w:ascii="Times New Roman" w:hAnsi="Times New Roman" w:cs="Times New Roman"/>
          <w:sz w:val="24"/>
          <w:szCs w:val="24"/>
        </w:rPr>
        <w:t>Henrique</w:t>
      </w:r>
      <w:r w:rsidR="00AD62C3" w:rsidRPr="007F567A">
        <w:rPr>
          <w:rFonts w:ascii="Times New Roman" w:hAnsi="Times New Roman" w:cs="Times New Roman"/>
          <w:sz w:val="24"/>
          <w:szCs w:val="24"/>
        </w:rPr>
        <w:t>.</w:t>
      </w:r>
      <w:r w:rsidR="00C00E92">
        <w:rPr>
          <w:rFonts w:ascii="Times New Roman" w:hAnsi="Times New Roman" w:cs="Times New Roman"/>
          <w:sz w:val="24"/>
          <w:szCs w:val="24"/>
        </w:rPr>
        <w:t xml:space="preserve"> </w:t>
      </w:r>
      <w:r w:rsidR="0099323A" w:rsidRPr="007F567A">
        <w:rPr>
          <w:rFonts w:ascii="Times New Roman" w:hAnsi="Times New Roman" w:cs="Times New Roman"/>
          <w:sz w:val="24"/>
          <w:szCs w:val="24"/>
        </w:rPr>
        <w:t>ASP.NET MVC: como utilizar os métodos HTTP</w:t>
      </w:r>
      <w:r w:rsidR="00F32D5F" w:rsidRPr="007F567A">
        <w:rPr>
          <w:rFonts w:ascii="Times New Roman" w:hAnsi="Times New Roman" w:cs="Times New Roman"/>
          <w:sz w:val="24"/>
          <w:szCs w:val="24"/>
        </w:rPr>
        <w:t>, 2017</w:t>
      </w:r>
      <w:r w:rsidR="001941A2" w:rsidRPr="007F567A">
        <w:rPr>
          <w:rFonts w:ascii="Times New Roman" w:hAnsi="Times New Roman" w:cs="Times New Roman"/>
          <w:sz w:val="24"/>
          <w:szCs w:val="24"/>
        </w:rPr>
        <w:t xml:space="preserve"> Disponível em:</w:t>
      </w:r>
      <w:r w:rsidR="00A71A66" w:rsidRPr="007F567A">
        <w:rPr>
          <w:rFonts w:ascii="Times New Roman" w:hAnsi="Times New Roman" w:cs="Times New Roman"/>
          <w:sz w:val="24"/>
          <w:szCs w:val="24"/>
        </w:rPr>
        <w:t xml:space="preserve"> </w:t>
      </w:r>
      <w:hyperlink r:id="rId43" w:anchor=":~:text=GET%3A%20M%C3%A9todo%20gen%C3%A9rico%20para%20qualquer,remo%C3%A7%C3%A3o%20de%20dados%20no%20servidor" w:history="1">
        <w:r w:rsidR="007910B7" w:rsidRPr="007F567A">
          <w:rPr>
            <w:rStyle w:val="Hyperlink"/>
            <w:rFonts w:ascii="Times New Roman" w:hAnsi="Times New Roman" w:cs="Times New Roman"/>
            <w:sz w:val="24"/>
            <w:szCs w:val="24"/>
          </w:rPr>
          <w:t>https://www.devmedia.com.br/asp-net-mvc-como-utilizar-os-metodos-http/37893#:~:text=GET%3A%20M%C3%A9todo%20gen%C3%A9rico%20para%20qualquer,remo%C3%A7%C3%A3o%20de%20dados%20no%20servidor</w:t>
        </w:r>
      </w:hyperlink>
      <w:r w:rsidR="007910B7" w:rsidRPr="007F567A">
        <w:rPr>
          <w:rFonts w:ascii="Times New Roman" w:hAnsi="Times New Roman" w:cs="Times New Roman"/>
          <w:sz w:val="24"/>
          <w:szCs w:val="24"/>
        </w:rPr>
        <w:t xml:space="preserve"> , Acesso em</w:t>
      </w:r>
      <w:r w:rsidR="008871D0" w:rsidRPr="007F567A">
        <w:rPr>
          <w:rFonts w:ascii="Times New Roman" w:hAnsi="Times New Roman" w:cs="Times New Roman"/>
          <w:sz w:val="24"/>
          <w:szCs w:val="24"/>
        </w:rPr>
        <w:t xml:space="preserve"> 24, set, 2023.</w:t>
      </w:r>
    </w:p>
    <w:p w14:paraId="0A3ED467" w14:textId="77777777" w:rsidR="00F25EDC" w:rsidRPr="007F567A" w:rsidRDefault="00F25EDC" w:rsidP="003D7CC8">
      <w:pPr>
        <w:pStyle w:val="NoSpacing"/>
        <w:jc w:val="both"/>
        <w:rPr>
          <w:rFonts w:ascii="Times New Roman" w:hAnsi="Times New Roman" w:cs="Times New Roman"/>
          <w:sz w:val="24"/>
          <w:szCs w:val="24"/>
        </w:rPr>
      </w:pPr>
    </w:p>
    <w:p w14:paraId="5DF94986" w14:textId="7E17FA1B" w:rsidR="00172C6A" w:rsidRPr="006A5BF9" w:rsidRDefault="00172C6A" w:rsidP="006A5BF9">
      <w:pPr>
        <w:pStyle w:val="BodyText"/>
        <w:spacing w:beforeLines="120" w:before="288" w:line="360" w:lineRule="auto"/>
        <w:ind w:right="114" w:firstLine="720"/>
        <w:jc w:val="both"/>
        <w:rPr>
          <w:rFonts w:ascii="Times New Roman" w:hAnsi="Times New Roman" w:cs="Times New Roman"/>
          <w:sz w:val="24"/>
          <w:szCs w:val="24"/>
          <w:lang w:val="pt-BR"/>
        </w:rPr>
      </w:pPr>
    </w:p>
    <w:sectPr w:rsidR="00172C6A" w:rsidRPr="006A5BF9" w:rsidSect="0010553C">
      <w:headerReference w:type="default" r:id="rId44"/>
      <w:footerReference w:type="default" r:id="rId45"/>
      <w:headerReference w:type="first" r:id="rId46"/>
      <w:footerReference w:type="first" r:id="rId47"/>
      <w:pgSz w:w="11910" w:h="16840" w:code="9"/>
      <w:pgMar w:top="1701" w:right="1134" w:bottom="1134" w:left="1701" w:header="0" w:footer="119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DA4B5" w14:textId="77777777" w:rsidR="0083710C" w:rsidRDefault="0083710C">
      <w:r>
        <w:separator/>
      </w:r>
    </w:p>
  </w:endnote>
  <w:endnote w:type="continuationSeparator" w:id="0">
    <w:p w14:paraId="04430DE7" w14:textId="77777777" w:rsidR="0083710C" w:rsidRDefault="0083710C">
      <w:r>
        <w:continuationSeparator/>
      </w:r>
    </w:p>
  </w:endnote>
  <w:endnote w:type="continuationNotice" w:id="1">
    <w:p w14:paraId="0C99617D" w14:textId="77777777" w:rsidR="0083710C" w:rsidRDefault="008371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30507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aramond">
    <w:charset w:val="00"/>
    <w:family w:val="roman"/>
    <w:pitch w:val="variable"/>
    <w:sig w:usb0="00000287" w:usb1="00000000" w:usb2="00000000" w:usb3="00000000" w:csb0="0000009F" w:csb1="00000000"/>
  </w:font>
  <w:font w:name="Noto Sans">
    <w:altName w:val="Nirmala UI"/>
    <w:charset w:val="00"/>
    <w:family w:val="swiss"/>
    <w:pitch w:val="variable"/>
    <w:sig w:usb0="E00082FF" w:usb1="400078F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6D063" w14:textId="3E289FF0" w:rsidR="005E0973" w:rsidRPr="003773F7" w:rsidRDefault="003773F7" w:rsidP="003773F7">
    <w:pPr>
      <w:pStyle w:val="Footer"/>
      <w:jc w:val="center"/>
      <w:rPr>
        <w:lang w:val="pt-BR"/>
      </w:rPr>
    </w:pPr>
    <w:r>
      <w:rPr>
        <w:lang w:val="pt-BR"/>
      </w:rPr>
      <w:t xml:space="preserve">III </w:t>
    </w:r>
    <w:proofErr w:type="spellStart"/>
    <w:r w:rsidRPr="00356FEB">
      <w:rPr>
        <w:lang w:val="pt-BR"/>
      </w:rPr>
      <w:t>FatecSeg</w:t>
    </w:r>
    <w:proofErr w:type="spellEnd"/>
    <w:r w:rsidRPr="00356FEB">
      <w:rPr>
        <w:lang w:val="pt-BR"/>
      </w:rPr>
      <w:t xml:space="preserve"> - Congresso de Segurança da Informação</w:t>
    </w:r>
    <w:r>
      <w:rPr>
        <w:lang w:val="pt-BR"/>
      </w:rPr>
      <w:t xml:space="preserve"> – 23 e 24 de outubro de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D09CD" w14:textId="4424824D" w:rsidR="005E0973" w:rsidRDefault="005E0973">
    <w:pPr>
      <w:pStyle w:val="Footer"/>
      <w:jc w:val="right"/>
    </w:pPr>
    <w:del w:id="10" w:author="GABRIEL MARCOS DOS SANTOS" w:date="2023-09-24T20:52:00Z">
      <w:r>
        <w:fldChar w:fldCharType="begin"/>
      </w:r>
      <w:r>
        <w:delInstrText>PAGE   \* MERGEFORMAT</w:delInstrText>
      </w:r>
      <w:r>
        <w:fldChar w:fldCharType="separate"/>
      </w:r>
      <w:r>
        <w:rPr>
          <w:lang w:val="pt-BR"/>
        </w:rPr>
        <w:delText>2</w:delText>
      </w:r>
      <w:r>
        <w:fldChar w:fldCharType="end"/>
      </w:r>
    </w:del>
  </w:p>
  <w:p w14:paraId="2F86ED35" w14:textId="6646C752" w:rsidR="003773F7" w:rsidRPr="00EB1EED" w:rsidRDefault="003773F7" w:rsidP="003773F7">
    <w:pPr>
      <w:pStyle w:val="Footer"/>
      <w:jc w:val="center"/>
      <w:rPr>
        <w:lang w:val="pt-BR"/>
      </w:rPr>
    </w:pPr>
    <w:r>
      <w:rPr>
        <w:lang w:val="pt-BR"/>
      </w:rPr>
      <w:t xml:space="preserve">III </w:t>
    </w:r>
    <w:proofErr w:type="spellStart"/>
    <w:r w:rsidRPr="00356FEB">
      <w:rPr>
        <w:lang w:val="pt-BR"/>
      </w:rPr>
      <w:t>FatecSeg</w:t>
    </w:r>
    <w:proofErr w:type="spellEnd"/>
    <w:r w:rsidRPr="00356FEB">
      <w:rPr>
        <w:lang w:val="pt-BR"/>
      </w:rPr>
      <w:t xml:space="preserve"> - Congresso de Segurança da Informação</w:t>
    </w:r>
    <w:r>
      <w:rPr>
        <w:lang w:val="pt-BR"/>
      </w:rPr>
      <w:t xml:space="preserve"> – 23 e 24 de outubro de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22E951" w14:textId="77777777" w:rsidR="0083710C" w:rsidRDefault="0083710C">
      <w:r>
        <w:separator/>
      </w:r>
    </w:p>
  </w:footnote>
  <w:footnote w:type="continuationSeparator" w:id="0">
    <w:p w14:paraId="0E38C9A4" w14:textId="77777777" w:rsidR="0083710C" w:rsidRDefault="0083710C">
      <w:r>
        <w:continuationSeparator/>
      </w:r>
    </w:p>
  </w:footnote>
  <w:footnote w:type="continuationNotice" w:id="1">
    <w:p w14:paraId="117CDFF7" w14:textId="77777777" w:rsidR="0083710C" w:rsidRDefault="008371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BAD31" w14:textId="20131C66" w:rsidR="00356FEB" w:rsidRPr="00903C44" w:rsidRDefault="00356FEB" w:rsidP="00356FEB">
    <w:pPr>
      <w:rPr>
        <w:sz w:val="24"/>
        <w:szCs w:val="24"/>
        <w:lang w:val="pt-BR"/>
      </w:rPr>
    </w:pPr>
  </w:p>
  <w:p w14:paraId="18352995" w14:textId="77777777" w:rsidR="00903C44" w:rsidRPr="00903C44" w:rsidRDefault="00903C44" w:rsidP="00356FEB">
    <w:pPr>
      <w:rPr>
        <w:sz w:val="24"/>
        <w:szCs w:val="24"/>
        <w:lang w:val="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3"/>
    </w:tblGrid>
    <w:tr w:rsidR="00474C85" w:rsidRPr="0027201A" w14:paraId="09B1C21C" w14:textId="77777777" w:rsidTr="0009099F">
      <w:tc>
        <w:tcPr>
          <w:tcW w:w="2122" w:type="dxa"/>
        </w:tcPr>
        <w:p w14:paraId="5739D252" w14:textId="77777777" w:rsidR="00474C85" w:rsidRDefault="00474C85" w:rsidP="00474C85">
          <w:pPr>
            <w:rPr>
              <w:rFonts w:ascii="Noto Sans" w:eastAsia="Times New Roman" w:hAnsi="Noto Sans" w:cs="Times New Roman"/>
              <w:sz w:val="24"/>
              <w:szCs w:val="24"/>
              <w:shd w:val="clear" w:color="auto" w:fill="FFFFFF"/>
              <w:lang w:val="pt-BR" w:eastAsia="pt-BR"/>
            </w:rPr>
          </w:pPr>
          <w:r>
            <w:rPr>
              <w:noProof/>
            </w:rPr>
            <w:drawing>
              <wp:inline distT="0" distB="0" distL="0" distR="0" wp14:anchorId="037071A2" wp14:editId="0BC415F1">
                <wp:extent cx="1142857" cy="495238"/>
                <wp:effectExtent l="0" t="0" r="635" b="635"/>
                <wp:docPr id="11" name="Imagem 11" descr="Placa vermelha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Placa vermelha com letras brancas&#10;&#10;Descrição gerada automaticamente com confiança média"/>
                        <pic:cNvPicPr/>
                      </pic:nvPicPr>
                      <pic:blipFill>
                        <a:blip r:embed="rId1"/>
                        <a:stretch>
                          <a:fillRect/>
                        </a:stretch>
                      </pic:blipFill>
                      <pic:spPr>
                        <a:xfrm>
                          <a:off x="0" y="0"/>
                          <a:ext cx="1142857" cy="495238"/>
                        </a:xfrm>
                        <a:prstGeom prst="rect">
                          <a:avLst/>
                        </a:prstGeom>
                      </pic:spPr>
                    </pic:pic>
                  </a:graphicData>
                </a:graphic>
              </wp:inline>
            </w:drawing>
          </w:r>
        </w:p>
      </w:tc>
      <w:tc>
        <w:tcPr>
          <w:tcW w:w="6943" w:type="dxa"/>
          <w:vAlign w:val="center"/>
        </w:tcPr>
        <w:p w14:paraId="604672DF" w14:textId="77777777" w:rsidR="00474C85" w:rsidRDefault="00474C85" w:rsidP="00474C85">
          <w:pPr>
            <w:rPr>
              <w:rFonts w:ascii="Noto Sans" w:eastAsia="Times New Roman" w:hAnsi="Noto Sans" w:cs="Times New Roman"/>
              <w:sz w:val="24"/>
              <w:szCs w:val="24"/>
              <w:shd w:val="clear" w:color="auto" w:fill="FFFFFF"/>
              <w:lang w:val="pt-BR" w:eastAsia="pt-BR"/>
            </w:rPr>
          </w:pPr>
          <w:r w:rsidRPr="007D342D">
            <w:rPr>
              <w:rFonts w:ascii="Times New Roman" w:eastAsia="Times New Roman" w:hAnsi="Times New Roman" w:cs="Times New Roman"/>
              <w:sz w:val="28"/>
              <w:szCs w:val="28"/>
              <w:shd w:val="clear" w:color="auto" w:fill="FFFFFF"/>
              <w:lang w:val="pt-BR" w:eastAsia="pt-BR"/>
            </w:rPr>
            <w:t>Congresso de Segurança da Informação das Fatec</w:t>
          </w:r>
        </w:p>
      </w:tc>
    </w:tr>
  </w:tbl>
  <w:p w14:paraId="44FA73D0" w14:textId="77777777" w:rsidR="00474C85" w:rsidRDefault="00474C85" w:rsidP="00356FEB">
    <w:pPr>
      <w:rPr>
        <w:lang w:val="pt-BR"/>
      </w:rPr>
    </w:pPr>
  </w:p>
  <w:p w14:paraId="24100B1C" w14:textId="77777777" w:rsidR="00903C44" w:rsidRPr="005F3A1C" w:rsidRDefault="00903C44" w:rsidP="00356FEB">
    <w:pPr>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EA4FE" w14:textId="75E991F4" w:rsidR="00572293" w:rsidRPr="00903C44" w:rsidRDefault="00572293" w:rsidP="00572293">
    <w:pPr>
      <w:rPr>
        <w:sz w:val="24"/>
        <w:szCs w:val="24"/>
      </w:rPr>
    </w:pPr>
  </w:p>
  <w:p w14:paraId="0E3765CF" w14:textId="3026A2EB" w:rsidR="00572293" w:rsidRPr="00903C44" w:rsidRDefault="00572293" w:rsidP="00572293">
    <w:pPr>
      <w:rPr>
        <w:rFonts w:ascii="Noto Sans" w:eastAsia="Times New Roman" w:hAnsi="Noto Sans" w:cs="Times New Roman"/>
        <w:sz w:val="28"/>
        <w:szCs w:val="28"/>
        <w:shd w:val="clear" w:color="auto" w:fill="FFFFFF"/>
        <w:lang w:val="pt-BR" w:eastAsia="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3"/>
    </w:tblGrid>
    <w:tr w:rsidR="0035257D" w:rsidRPr="0027201A" w14:paraId="73DBAB03" w14:textId="77777777" w:rsidTr="00EB1EED">
      <w:tc>
        <w:tcPr>
          <w:tcW w:w="2122" w:type="dxa"/>
        </w:tcPr>
        <w:p w14:paraId="6C6BB460" w14:textId="4929FCA6" w:rsidR="0035257D" w:rsidRDefault="0035257D" w:rsidP="00572293">
          <w:pPr>
            <w:rPr>
              <w:rFonts w:ascii="Noto Sans" w:eastAsia="Times New Roman" w:hAnsi="Noto Sans" w:cs="Times New Roman"/>
              <w:sz w:val="24"/>
              <w:szCs w:val="24"/>
              <w:shd w:val="clear" w:color="auto" w:fill="FFFFFF"/>
              <w:lang w:val="pt-BR" w:eastAsia="pt-BR"/>
            </w:rPr>
          </w:pPr>
          <w:r>
            <w:rPr>
              <w:noProof/>
            </w:rPr>
            <w:drawing>
              <wp:inline distT="0" distB="0" distL="0" distR="0" wp14:anchorId="6ACE4DA2" wp14:editId="07853E2F">
                <wp:extent cx="1142857" cy="495238"/>
                <wp:effectExtent l="0" t="0" r="63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57" cy="495238"/>
                        </a:xfrm>
                        <a:prstGeom prst="rect">
                          <a:avLst/>
                        </a:prstGeom>
                      </pic:spPr>
                    </pic:pic>
                  </a:graphicData>
                </a:graphic>
              </wp:inline>
            </w:drawing>
          </w:r>
        </w:p>
      </w:tc>
      <w:tc>
        <w:tcPr>
          <w:tcW w:w="6943" w:type="dxa"/>
          <w:vAlign w:val="center"/>
        </w:tcPr>
        <w:p w14:paraId="7AF3BE62" w14:textId="3A771A9F" w:rsidR="0035257D" w:rsidRDefault="0035257D" w:rsidP="00572293">
          <w:pPr>
            <w:rPr>
              <w:rFonts w:ascii="Noto Sans" w:eastAsia="Times New Roman" w:hAnsi="Noto Sans" w:cs="Times New Roman"/>
              <w:sz w:val="24"/>
              <w:szCs w:val="24"/>
              <w:shd w:val="clear" w:color="auto" w:fill="FFFFFF"/>
              <w:lang w:val="pt-BR" w:eastAsia="pt-BR"/>
            </w:rPr>
          </w:pPr>
          <w:r w:rsidRPr="007D342D">
            <w:rPr>
              <w:rFonts w:ascii="Times New Roman" w:eastAsia="Times New Roman" w:hAnsi="Times New Roman" w:cs="Times New Roman"/>
              <w:sz w:val="28"/>
              <w:szCs w:val="28"/>
              <w:shd w:val="clear" w:color="auto" w:fill="FFFFFF"/>
              <w:lang w:val="pt-BR" w:eastAsia="pt-BR"/>
            </w:rPr>
            <w:t>Congresso de Segurança da Informação das Fatec</w:t>
          </w:r>
        </w:p>
      </w:tc>
    </w:tr>
  </w:tbl>
  <w:p w14:paraId="1E1D8776" w14:textId="7B0D2049" w:rsidR="00572293" w:rsidRPr="00572293" w:rsidRDefault="00572293">
    <w:pPr>
      <w:pStyle w:val="Heade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E5D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47B6D"/>
    <w:multiLevelType w:val="multilevel"/>
    <w:tmpl w:val="BFD4BA4A"/>
    <w:lvl w:ilvl="0">
      <w:start w:val="2"/>
      <w:numFmt w:val="decimal"/>
      <w:lvlText w:val="%1."/>
      <w:lvlJc w:val="left"/>
      <w:pPr>
        <w:ind w:left="360" w:hanging="360"/>
      </w:pPr>
      <w:rPr>
        <w:rFonts w:ascii="Times New Roman" w:eastAsia="Times New Roman" w:hAnsi="Times New Roman" w:cs="Times New Roman" w:hint="default"/>
      </w:rPr>
    </w:lvl>
    <w:lvl w:ilvl="1">
      <w:start w:val="3"/>
      <w:numFmt w:val="decimal"/>
      <w:lvlText w:val="%1.%2."/>
      <w:lvlJc w:val="left"/>
      <w:pPr>
        <w:ind w:left="853" w:hanging="720"/>
      </w:pPr>
      <w:rPr>
        <w:rFonts w:ascii="Times New Roman" w:eastAsia="Times New Roman" w:hAnsi="Times New Roman" w:cs="Times New Roman" w:hint="default"/>
      </w:rPr>
    </w:lvl>
    <w:lvl w:ilvl="2">
      <w:start w:val="1"/>
      <w:numFmt w:val="decimal"/>
      <w:lvlText w:val="%1.%2.%3."/>
      <w:lvlJc w:val="left"/>
      <w:pPr>
        <w:ind w:left="986" w:hanging="720"/>
      </w:pPr>
      <w:rPr>
        <w:rFonts w:ascii="Times New Roman" w:eastAsia="Times New Roman" w:hAnsi="Times New Roman" w:cs="Times New Roman" w:hint="default"/>
      </w:rPr>
    </w:lvl>
    <w:lvl w:ilvl="3">
      <w:start w:val="1"/>
      <w:numFmt w:val="decimal"/>
      <w:lvlText w:val="%1.%2.%3.%4."/>
      <w:lvlJc w:val="left"/>
      <w:pPr>
        <w:ind w:left="1479" w:hanging="1080"/>
      </w:pPr>
      <w:rPr>
        <w:rFonts w:ascii="Times New Roman" w:eastAsia="Times New Roman" w:hAnsi="Times New Roman" w:cs="Times New Roman" w:hint="default"/>
      </w:rPr>
    </w:lvl>
    <w:lvl w:ilvl="4">
      <w:start w:val="1"/>
      <w:numFmt w:val="decimal"/>
      <w:lvlText w:val="%1.%2.%3.%4.%5."/>
      <w:lvlJc w:val="left"/>
      <w:pPr>
        <w:ind w:left="1612" w:hanging="1080"/>
      </w:pPr>
      <w:rPr>
        <w:rFonts w:ascii="Times New Roman" w:eastAsia="Times New Roman" w:hAnsi="Times New Roman" w:cs="Times New Roman" w:hint="default"/>
      </w:rPr>
    </w:lvl>
    <w:lvl w:ilvl="5">
      <w:start w:val="1"/>
      <w:numFmt w:val="decimal"/>
      <w:lvlText w:val="%1.%2.%3.%4.%5.%6."/>
      <w:lvlJc w:val="left"/>
      <w:pPr>
        <w:ind w:left="2105" w:hanging="1440"/>
      </w:pPr>
      <w:rPr>
        <w:rFonts w:ascii="Times New Roman" w:eastAsia="Times New Roman" w:hAnsi="Times New Roman" w:cs="Times New Roman" w:hint="default"/>
      </w:rPr>
    </w:lvl>
    <w:lvl w:ilvl="6">
      <w:start w:val="1"/>
      <w:numFmt w:val="decimal"/>
      <w:lvlText w:val="%1.%2.%3.%4.%5.%6.%7."/>
      <w:lvlJc w:val="left"/>
      <w:pPr>
        <w:ind w:left="2238" w:hanging="1440"/>
      </w:pPr>
      <w:rPr>
        <w:rFonts w:ascii="Times New Roman" w:eastAsia="Times New Roman" w:hAnsi="Times New Roman" w:cs="Times New Roman" w:hint="default"/>
      </w:rPr>
    </w:lvl>
    <w:lvl w:ilvl="7">
      <w:start w:val="1"/>
      <w:numFmt w:val="decimal"/>
      <w:lvlText w:val="%1.%2.%3.%4.%5.%6.%7.%8."/>
      <w:lvlJc w:val="left"/>
      <w:pPr>
        <w:ind w:left="2731" w:hanging="1800"/>
      </w:pPr>
      <w:rPr>
        <w:rFonts w:ascii="Times New Roman" w:eastAsia="Times New Roman" w:hAnsi="Times New Roman" w:cs="Times New Roman" w:hint="default"/>
      </w:rPr>
    </w:lvl>
    <w:lvl w:ilvl="8">
      <w:start w:val="1"/>
      <w:numFmt w:val="decimal"/>
      <w:lvlText w:val="%1.%2.%3.%4.%5.%6.%7.%8.%9."/>
      <w:lvlJc w:val="left"/>
      <w:pPr>
        <w:ind w:left="3224" w:hanging="2160"/>
      </w:pPr>
      <w:rPr>
        <w:rFonts w:ascii="Times New Roman" w:eastAsia="Times New Roman" w:hAnsi="Times New Roman" w:cs="Times New Roman" w:hint="default"/>
      </w:rPr>
    </w:lvl>
  </w:abstractNum>
  <w:abstractNum w:abstractNumId="2" w15:restartNumberingAfterBreak="0">
    <w:nsid w:val="100B213D"/>
    <w:multiLevelType w:val="multilevel"/>
    <w:tmpl w:val="AF141F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3A5233"/>
    <w:multiLevelType w:val="multilevel"/>
    <w:tmpl w:val="3D6221F6"/>
    <w:lvl w:ilvl="0">
      <w:start w:val="1"/>
      <w:numFmt w:val="decimal"/>
      <w:lvlText w:val="%1."/>
      <w:lvlJc w:val="left"/>
      <w:pPr>
        <w:ind w:left="927" w:hanging="360"/>
      </w:pPr>
      <w:rPr>
        <w:rFonts w:ascii="Gill Sans MT" w:eastAsia="Gill Sans MT" w:hAnsi="Gill Sans MT"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D6A70"/>
    <w:multiLevelType w:val="multilevel"/>
    <w:tmpl w:val="211C85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BC1378"/>
    <w:multiLevelType w:val="hybridMultilevel"/>
    <w:tmpl w:val="4652393A"/>
    <w:lvl w:ilvl="0" w:tplc="04160003">
      <w:start w:val="1"/>
      <w:numFmt w:val="bullet"/>
      <w:lvlText w:val="o"/>
      <w:lvlJc w:val="left"/>
      <w:pPr>
        <w:ind w:left="1199" w:hanging="360"/>
      </w:pPr>
      <w:rPr>
        <w:rFonts w:ascii="Courier New" w:hAnsi="Courier New" w:cs="Courier New" w:hint="default"/>
      </w:rPr>
    </w:lvl>
    <w:lvl w:ilvl="1" w:tplc="04160003" w:tentative="1">
      <w:start w:val="1"/>
      <w:numFmt w:val="bullet"/>
      <w:lvlText w:val="o"/>
      <w:lvlJc w:val="left"/>
      <w:pPr>
        <w:ind w:left="1919" w:hanging="360"/>
      </w:pPr>
      <w:rPr>
        <w:rFonts w:ascii="Courier New" w:hAnsi="Courier New" w:cs="Courier New" w:hint="default"/>
      </w:rPr>
    </w:lvl>
    <w:lvl w:ilvl="2" w:tplc="04160005" w:tentative="1">
      <w:start w:val="1"/>
      <w:numFmt w:val="bullet"/>
      <w:lvlText w:val=""/>
      <w:lvlJc w:val="left"/>
      <w:pPr>
        <w:ind w:left="2639" w:hanging="360"/>
      </w:pPr>
      <w:rPr>
        <w:rFonts w:ascii="Wingdings" w:hAnsi="Wingdings" w:hint="default"/>
      </w:rPr>
    </w:lvl>
    <w:lvl w:ilvl="3" w:tplc="04160001" w:tentative="1">
      <w:start w:val="1"/>
      <w:numFmt w:val="bullet"/>
      <w:lvlText w:val=""/>
      <w:lvlJc w:val="left"/>
      <w:pPr>
        <w:ind w:left="3359" w:hanging="360"/>
      </w:pPr>
      <w:rPr>
        <w:rFonts w:ascii="Symbol" w:hAnsi="Symbol" w:hint="default"/>
      </w:rPr>
    </w:lvl>
    <w:lvl w:ilvl="4" w:tplc="04160003" w:tentative="1">
      <w:start w:val="1"/>
      <w:numFmt w:val="bullet"/>
      <w:lvlText w:val="o"/>
      <w:lvlJc w:val="left"/>
      <w:pPr>
        <w:ind w:left="4079" w:hanging="360"/>
      </w:pPr>
      <w:rPr>
        <w:rFonts w:ascii="Courier New" w:hAnsi="Courier New" w:cs="Courier New" w:hint="default"/>
      </w:rPr>
    </w:lvl>
    <w:lvl w:ilvl="5" w:tplc="04160005" w:tentative="1">
      <w:start w:val="1"/>
      <w:numFmt w:val="bullet"/>
      <w:lvlText w:val=""/>
      <w:lvlJc w:val="left"/>
      <w:pPr>
        <w:ind w:left="4799" w:hanging="360"/>
      </w:pPr>
      <w:rPr>
        <w:rFonts w:ascii="Wingdings" w:hAnsi="Wingdings" w:hint="default"/>
      </w:rPr>
    </w:lvl>
    <w:lvl w:ilvl="6" w:tplc="04160001" w:tentative="1">
      <w:start w:val="1"/>
      <w:numFmt w:val="bullet"/>
      <w:lvlText w:val=""/>
      <w:lvlJc w:val="left"/>
      <w:pPr>
        <w:ind w:left="5519" w:hanging="360"/>
      </w:pPr>
      <w:rPr>
        <w:rFonts w:ascii="Symbol" w:hAnsi="Symbol" w:hint="default"/>
      </w:rPr>
    </w:lvl>
    <w:lvl w:ilvl="7" w:tplc="04160003" w:tentative="1">
      <w:start w:val="1"/>
      <w:numFmt w:val="bullet"/>
      <w:lvlText w:val="o"/>
      <w:lvlJc w:val="left"/>
      <w:pPr>
        <w:ind w:left="6239" w:hanging="360"/>
      </w:pPr>
      <w:rPr>
        <w:rFonts w:ascii="Courier New" w:hAnsi="Courier New" w:cs="Courier New" w:hint="default"/>
      </w:rPr>
    </w:lvl>
    <w:lvl w:ilvl="8" w:tplc="04160005" w:tentative="1">
      <w:start w:val="1"/>
      <w:numFmt w:val="bullet"/>
      <w:lvlText w:val=""/>
      <w:lvlJc w:val="left"/>
      <w:pPr>
        <w:ind w:left="6959" w:hanging="360"/>
      </w:pPr>
      <w:rPr>
        <w:rFonts w:ascii="Wingdings" w:hAnsi="Wingdings" w:hint="default"/>
      </w:rPr>
    </w:lvl>
  </w:abstractNum>
  <w:abstractNum w:abstractNumId="6" w15:restartNumberingAfterBreak="0">
    <w:nsid w:val="38363B68"/>
    <w:multiLevelType w:val="hybridMultilevel"/>
    <w:tmpl w:val="B698917E"/>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8681FC2"/>
    <w:multiLevelType w:val="multilevel"/>
    <w:tmpl w:val="2ADA3380"/>
    <w:lvl w:ilvl="0">
      <w:start w:val="2"/>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400D64A7"/>
    <w:multiLevelType w:val="multilevel"/>
    <w:tmpl w:val="461AB342"/>
    <w:lvl w:ilvl="0">
      <w:start w:val="4"/>
      <w:numFmt w:val="decimal"/>
      <w:lvlText w:val="%1"/>
      <w:lvlJc w:val="left"/>
      <w:pPr>
        <w:ind w:left="480" w:hanging="480"/>
      </w:pPr>
      <w:rPr>
        <w:rFonts w:hint="default"/>
        <w:sz w:val="24"/>
      </w:rPr>
    </w:lvl>
    <w:lvl w:ilvl="1">
      <w:start w:val="1"/>
      <w:numFmt w:val="decimal"/>
      <w:lvlText w:val="%1.%2"/>
      <w:lvlJc w:val="left"/>
      <w:pPr>
        <w:ind w:left="539" w:hanging="480"/>
      </w:pPr>
      <w:rPr>
        <w:rFonts w:hint="default"/>
        <w:sz w:val="24"/>
      </w:rPr>
    </w:lvl>
    <w:lvl w:ilvl="2">
      <w:start w:val="2"/>
      <w:numFmt w:val="decimal"/>
      <w:lvlText w:val="%1.%2.%3"/>
      <w:lvlJc w:val="left"/>
      <w:pPr>
        <w:ind w:left="838" w:hanging="720"/>
      </w:pPr>
      <w:rPr>
        <w:rFonts w:hint="default"/>
        <w:sz w:val="24"/>
      </w:rPr>
    </w:lvl>
    <w:lvl w:ilvl="3">
      <w:start w:val="1"/>
      <w:numFmt w:val="decimal"/>
      <w:lvlText w:val="%1.%2.%3.%4"/>
      <w:lvlJc w:val="left"/>
      <w:pPr>
        <w:ind w:left="897" w:hanging="720"/>
      </w:pPr>
      <w:rPr>
        <w:rFonts w:hint="default"/>
        <w:sz w:val="24"/>
      </w:rPr>
    </w:lvl>
    <w:lvl w:ilvl="4">
      <w:start w:val="1"/>
      <w:numFmt w:val="decimal"/>
      <w:lvlText w:val="%1.%2.%3.%4.%5"/>
      <w:lvlJc w:val="left"/>
      <w:pPr>
        <w:ind w:left="956" w:hanging="720"/>
      </w:pPr>
      <w:rPr>
        <w:rFonts w:hint="default"/>
        <w:sz w:val="24"/>
      </w:rPr>
    </w:lvl>
    <w:lvl w:ilvl="5">
      <w:start w:val="1"/>
      <w:numFmt w:val="decimal"/>
      <w:lvlText w:val="%1.%2.%3.%4.%5.%6"/>
      <w:lvlJc w:val="left"/>
      <w:pPr>
        <w:ind w:left="1375" w:hanging="1080"/>
      </w:pPr>
      <w:rPr>
        <w:rFonts w:hint="default"/>
        <w:sz w:val="24"/>
      </w:rPr>
    </w:lvl>
    <w:lvl w:ilvl="6">
      <w:start w:val="1"/>
      <w:numFmt w:val="decimal"/>
      <w:lvlText w:val="%1.%2.%3.%4.%5.%6.%7"/>
      <w:lvlJc w:val="left"/>
      <w:pPr>
        <w:ind w:left="1434" w:hanging="1080"/>
      </w:pPr>
      <w:rPr>
        <w:rFonts w:hint="default"/>
        <w:sz w:val="24"/>
      </w:rPr>
    </w:lvl>
    <w:lvl w:ilvl="7">
      <w:start w:val="1"/>
      <w:numFmt w:val="decimal"/>
      <w:lvlText w:val="%1.%2.%3.%4.%5.%6.%7.%8"/>
      <w:lvlJc w:val="left"/>
      <w:pPr>
        <w:ind w:left="1853" w:hanging="1440"/>
      </w:pPr>
      <w:rPr>
        <w:rFonts w:hint="default"/>
        <w:sz w:val="24"/>
      </w:rPr>
    </w:lvl>
    <w:lvl w:ilvl="8">
      <w:start w:val="1"/>
      <w:numFmt w:val="decimal"/>
      <w:lvlText w:val="%1.%2.%3.%4.%5.%6.%7.%8.%9"/>
      <w:lvlJc w:val="left"/>
      <w:pPr>
        <w:ind w:left="1912" w:hanging="1440"/>
      </w:pPr>
      <w:rPr>
        <w:rFonts w:hint="default"/>
        <w:sz w:val="24"/>
      </w:rPr>
    </w:lvl>
  </w:abstractNum>
  <w:abstractNum w:abstractNumId="9" w15:restartNumberingAfterBreak="0">
    <w:nsid w:val="41C600CC"/>
    <w:multiLevelType w:val="multilevel"/>
    <w:tmpl w:val="8C9EEA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49EAE5"/>
    <w:multiLevelType w:val="hybridMultilevel"/>
    <w:tmpl w:val="FFFFFFFF"/>
    <w:lvl w:ilvl="0" w:tplc="09A6965A">
      <w:start w:val="1"/>
      <w:numFmt w:val="bullet"/>
      <w:lvlText w:val=""/>
      <w:lvlJc w:val="left"/>
      <w:pPr>
        <w:ind w:left="720" w:hanging="360"/>
      </w:pPr>
      <w:rPr>
        <w:rFonts w:ascii="Symbol" w:hAnsi="Symbol" w:hint="default"/>
      </w:rPr>
    </w:lvl>
    <w:lvl w:ilvl="1" w:tplc="8D0A63F6">
      <w:start w:val="1"/>
      <w:numFmt w:val="bullet"/>
      <w:lvlText w:val="-"/>
      <w:lvlJc w:val="left"/>
      <w:pPr>
        <w:ind w:left="1440" w:hanging="360"/>
      </w:pPr>
      <w:rPr>
        <w:rFonts w:ascii="Calibri" w:hAnsi="Calibri" w:hint="default"/>
      </w:rPr>
    </w:lvl>
    <w:lvl w:ilvl="2" w:tplc="4F70F508">
      <w:start w:val="1"/>
      <w:numFmt w:val="bullet"/>
      <w:lvlText w:val=""/>
      <w:lvlJc w:val="left"/>
      <w:pPr>
        <w:ind w:left="2160" w:hanging="360"/>
      </w:pPr>
      <w:rPr>
        <w:rFonts w:ascii="Wingdings" w:hAnsi="Wingdings" w:hint="default"/>
      </w:rPr>
    </w:lvl>
    <w:lvl w:ilvl="3" w:tplc="DE1C8024">
      <w:start w:val="1"/>
      <w:numFmt w:val="bullet"/>
      <w:lvlText w:val=""/>
      <w:lvlJc w:val="left"/>
      <w:pPr>
        <w:ind w:left="2880" w:hanging="360"/>
      </w:pPr>
      <w:rPr>
        <w:rFonts w:ascii="Symbol" w:hAnsi="Symbol" w:hint="default"/>
      </w:rPr>
    </w:lvl>
    <w:lvl w:ilvl="4" w:tplc="7DC68598">
      <w:start w:val="1"/>
      <w:numFmt w:val="bullet"/>
      <w:lvlText w:val="o"/>
      <w:lvlJc w:val="left"/>
      <w:pPr>
        <w:ind w:left="3600" w:hanging="360"/>
      </w:pPr>
      <w:rPr>
        <w:rFonts w:ascii="Courier New" w:hAnsi="Courier New" w:hint="default"/>
      </w:rPr>
    </w:lvl>
    <w:lvl w:ilvl="5" w:tplc="C034035C">
      <w:start w:val="1"/>
      <w:numFmt w:val="bullet"/>
      <w:lvlText w:val=""/>
      <w:lvlJc w:val="left"/>
      <w:pPr>
        <w:ind w:left="4320" w:hanging="360"/>
      </w:pPr>
      <w:rPr>
        <w:rFonts w:ascii="Wingdings" w:hAnsi="Wingdings" w:hint="default"/>
      </w:rPr>
    </w:lvl>
    <w:lvl w:ilvl="6" w:tplc="2C7A9A28">
      <w:start w:val="1"/>
      <w:numFmt w:val="bullet"/>
      <w:lvlText w:val=""/>
      <w:lvlJc w:val="left"/>
      <w:pPr>
        <w:ind w:left="5040" w:hanging="360"/>
      </w:pPr>
      <w:rPr>
        <w:rFonts w:ascii="Symbol" w:hAnsi="Symbol" w:hint="default"/>
      </w:rPr>
    </w:lvl>
    <w:lvl w:ilvl="7" w:tplc="A18879C6">
      <w:start w:val="1"/>
      <w:numFmt w:val="bullet"/>
      <w:lvlText w:val="o"/>
      <w:lvlJc w:val="left"/>
      <w:pPr>
        <w:ind w:left="5760" w:hanging="360"/>
      </w:pPr>
      <w:rPr>
        <w:rFonts w:ascii="Courier New" w:hAnsi="Courier New" w:hint="default"/>
      </w:rPr>
    </w:lvl>
    <w:lvl w:ilvl="8" w:tplc="16820274">
      <w:start w:val="1"/>
      <w:numFmt w:val="bullet"/>
      <w:lvlText w:val=""/>
      <w:lvlJc w:val="left"/>
      <w:pPr>
        <w:ind w:left="6480" w:hanging="360"/>
      </w:pPr>
      <w:rPr>
        <w:rFonts w:ascii="Wingdings" w:hAnsi="Wingdings" w:hint="default"/>
      </w:rPr>
    </w:lvl>
  </w:abstractNum>
  <w:abstractNum w:abstractNumId="11" w15:restartNumberingAfterBreak="0">
    <w:nsid w:val="45DD04BE"/>
    <w:multiLevelType w:val="hybridMultilevel"/>
    <w:tmpl w:val="2422B566"/>
    <w:lvl w:ilvl="0" w:tplc="A208A456">
      <w:start w:val="1"/>
      <w:numFmt w:val="decimal"/>
      <w:lvlText w:val="%1"/>
      <w:lvlJc w:val="left"/>
      <w:pPr>
        <w:ind w:left="533" w:hanging="422"/>
      </w:pPr>
      <w:rPr>
        <w:rFonts w:ascii="Gill Sans MT" w:eastAsia="Gill Sans MT" w:hAnsi="Gill Sans MT" w:hint="default"/>
        <w:sz w:val="28"/>
        <w:szCs w:val="28"/>
      </w:rPr>
    </w:lvl>
    <w:lvl w:ilvl="1" w:tplc="22A47246">
      <w:start w:val="1"/>
      <w:numFmt w:val="bullet"/>
      <w:lvlText w:val="•"/>
      <w:lvlJc w:val="left"/>
      <w:pPr>
        <w:ind w:left="664" w:hanging="219"/>
      </w:pPr>
      <w:rPr>
        <w:rFonts w:ascii="Courier New" w:eastAsia="Courier New" w:hAnsi="Courier New" w:hint="default"/>
        <w:w w:val="82"/>
        <w:sz w:val="22"/>
        <w:szCs w:val="22"/>
      </w:rPr>
    </w:lvl>
    <w:lvl w:ilvl="2" w:tplc="60BECF68">
      <w:start w:val="1"/>
      <w:numFmt w:val="bullet"/>
      <w:lvlText w:val="•"/>
      <w:lvlJc w:val="left"/>
      <w:pPr>
        <w:ind w:left="1564" w:hanging="219"/>
      </w:pPr>
      <w:rPr>
        <w:rFonts w:hint="default"/>
      </w:rPr>
    </w:lvl>
    <w:lvl w:ilvl="3" w:tplc="62EC70CC">
      <w:start w:val="1"/>
      <w:numFmt w:val="bullet"/>
      <w:lvlText w:val="•"/>
      <w:lvlJc w:val="left"/>
      <w:pPr>
        <w:ind w:left="2464" w:hanging="219"/>
      </w:pPr>
      <w:rPr>
        <w:rFonts w:hint="default"/>
      </w:rPr>
    </w:lvl>
    <w:lvl w:ilvl="4" w:tplc="E0A6EA0E">
      <w:start w:val="1"/>
      <w:numFmt w:val="bullet"/>
      <w:lvlText w:val="•"/>
      <w:lvlJc w:val="left"/>
      <w:pPr>
        <w:ind w:left="3364" w:hanging="219"/>
      </w:pPr>
      <w:rPr>
        <w:rFonts w:hint="default"/>
      </w:rPr>
    </w:lvl>
    <w:lvl w:ilvl="5" w:tplc="B3729EC6">
      <w:start w:val="1"/>
      <w:numFmt w:val="bullet"/>
      <w:lvlText w:val="•"/>
      <w:lvlJc w:val="left"/>
      <w:pPr>
        <w:ind w:left="4264" w:hanging="219"/>
      </w:pPr>
      <w:rPr>
        <w:rFonts w:hint="default"/>
      </w:rPr>
    </w:lvl>
    <w:lvl w:ilvl="6" w:tplc="98EE59FA">
      <w:start w:val="1"/>
      <w:numFmt w:val="bullet"/>
      <w:lvlText w:val="•"/>
      <w:lvlJc w:val="left"/>
      <w:pPr>
        <w:ind w:left="5165" w:hanging="219"/>
      </w:pPr>
      <w:rPr>
        <w:rFonts w:hint="default"/>
      </w:rPr>
    </w:lvl>
    <w:lvl w:ilvl="7" w:tplc="2EC838C0">
      <w:start w:val="1"/>
      <w:numFmt w:val="bullet"/>
      <w:lvlText w:val="•"/>
      <w:lvlJc w:val="left"/>
      <w:pPr>
        <w:ind w:left="6065" w:hanging="219"/>
      </w:pPr>
      <w:rPr>
        <w:rFonts w:hint="default"/>
      </w:rPr>
    </w:lvl>
    <w:lvl w:ilvl="8" w:tplc="9B72D9EC">
      <w:start w:val="1"/>
      <w:numFmt w:val="bullet"/>
      <w:lvlText w:val="•"/>
      <w:lvlJc w:val="left"/>
      <w:pPr>
        <w:ind w:left="6965" w:hanging="219"/>
      </w:pPr>
      <w:rPr>
        <w:rFonts w:hint="default"/>
      </w:rPr>
    </w:lvl>
  </w:abstractNum>
  <w:abstractNum w:abstractNumId="12" w15:restartNumberingAfterBreak="0">
    <w:nsid w:val="475134EA"/>
    <w:multiLevelType w:val="hybridMultilevel"/>
    <w:tmpl w:val="3020B2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8A34AB2"/>
    <w:multiLevelType w:val="multilevel"/>
    <w:tmpl w:val="AAF4D070"/>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E17590E"/>
    <w:multiLevelType w:val="multilevel"/>
    <w:tmpl w:val="3D6221F6"/>
    <w:lvl w:ilvl="0">
      <w:start w:val="1"/>
      <w:numFmt w:val="decimal"/>
      <w:lvlText w:val="%1."/>
      <w:lvlJc w:val="left"/>
      <w:pPr>
        <w:ind w:left="927" w:hanging="360"/>
      </w:pPr>
      <w:rPr>
        <w:rFonts w:ascii="Gill Sans MT" w:eastAsia="Gill Sans MT" w:hAnsi="Gill Sans MT"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A22B4"/>
    <w:multiLevelType w:val="hybridMultilevel"/>
    <w:tmpl w:val="2F30A6E4"/>
    <w:lvl w:ilvl="0" w:tplc="8D7444FE">
      <w:start w:val="4"/>
      <w:numFmt w:val="decimal"/>
      <w:lvlText w:val="%1."/>
      <w:lvlJc w:val="left"/>
      <w:pPr>
        <w:ind w:left="479" w:hanging="360"/>
      </w:pPr>
      <w:rPr>
        <w:rFonts w:hint="default"/>
      </w:rPr>
    </w:lvl>
    <w:lvl w:ilvl="1" w:tplc="04160019">
      <w:start w:val="1"/>
      <w:numFmt w:val="lowerLetter"/>
      <w:lvlText w:val="%2."/>
      <w:lvlJc w:val="left"/>
      <w:pPr>
        <w:ind w:left="1199" w:hanging="360"/>
      </w:pPr>
    </w:lvl>
    <w:lvl w:ilvl="2" w:tplc="0416001B" w:tentative="1">
      <w:start w:val="1"/>
      <w:numFmt w:val="lowerRoman"/>
      <w:lvlText w:val="%3."/>
      <w:lvlJc w:val="right"/>
      <w:pPr>
        <w:ind w:left="1919" w:hanging="180"/>
      </w:pPr>
    </w:lvl>
    <w:lvl w:ilvl="3" w:tplc="0416000F" w:tentative="1">
      <w:start w:val="1"/>
      <w:numFmt w:val="decimal"/>
      <w:lvlText w:val="%4."/>
      <w:lvlJc w:val="left"/>
      <w:pPr>
        <w:ind w:left="2639" w:hanging="360"/>
      </w:pPr>
    </w:lvl>
    <w:lvl w:ilvl="4" w:tplc="04160019" w:tentative="1">
      <w:start w:val="1"/>
      <w:numFmt w:val="lowerLetter"/>
      <w:lvlText w:val="%5."/>
      <w:lvlJc w:val="left"/>
      <w:pPr>
        <w:ind w:left="3359" w:hanging="360"/>
      </w:pPr>
    </w:lvl>
    <w:lvl w:ilvl="5" w:tplc="0416001B" w:tentative="1">
      <w:start w:val="1"/>
      <w:numFmt w:val="lowerRoman"/>
      <w:lvlText w:val="%6."/>
      <w:lvlJc w:val="right"/>
      <w:pPr>
        <w:ind w:left="4079" w:hanging="180"/>
      </w:pPr>
    </w:lvl>
    <w:lvl w:ilvl="6" w:tplc="0416000F" w:tentative="1">
      <w:start w:val="1"/>
      <w:numFmt w:val="decimal"/>
      <w:lvlText w:val="%7."/>
      <w:lvlJc w:val="left"/>
      <w:pPr>
        <w:ind w:left="4799" w:hanging="360"/>
      </w:pPr>
    </w:lvl>
    <w:lvl w:ilvl="7" w:tplc="04160019" w:tentative="1">
      <w:start w:val="1"/>
      <w:numFmt w:val="lowerLetter"/>
      <w:lvlText w:val="%8."/>
      <w:lvlJc w:val="left"/>
      <w:pPr>
        <w:ind w:left="5519" w:hanging="360"/>
      </w:pPr>
    </w:lvl>
    <w:lvl w:ilvl="8" w:tplc="0416001B" w:tentative="1">
      <w:start w:val="1"/>
      <w:numFmt w:val="lowerRoman"/>
      <w:lvlText w:val="%9."/>
      <w:lvlJc w:val="right"/>
      <w:pPr>
        <w:ind w:left="6239" w:hanging="180"/>
      </w:pPr>
    </w:lvl>
  </w:abstractNum>
  <w:abstractNum w:abstractNumId="16" w15:restartNumberingAfterBreak="0">
    <w:nsid w:val="63DE179D"/>
    <w:multiLevelType w:val="multilevel"/>
    <w:tmpl w:val="3D6221F6"/>
    <w:styleLink w:val="Listaatual1"/>
    <w:lvl w:ilvl="0">
      <w:start w:val="1"/>
      <w:numFmt w:val="decimal"/>
      <w:lvlText w:val="%1."/>
      <w:lvlJc w:val="left"/>
      <w:pPr>
        <w:ind w:left="927" w:hanging="360"/>
      </w:pPr>
      <w:rPr>
        <w:rFonts w:ascii="Gill Sans MT" w:eastAsia="Gill Sans MT" w:hAnsi="Gill Sans MT"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F02378"/>
    <w:multiLevelType w:val="hybridMultilevel"/>
    <w:tmpl w:val="F1642C8C"/>
    <w:lvl w:ilvl="0" w:tplc="84F67174">
      <w:start w:val="2"/>
      <w:numFmt w:val="decimal"/>
      <w:lvlText w:val="%1."/>
      <w:lvlJc w:val="left"/>
      <w:pPr>
        <w:ind w:left="927" w:hanging="360"/>
      </w:pPr>
      <w:rPr>
        <w:rFonts w:hint="default"/>
      </w:rPr>
    </w:lvl>
    <w:lvl w:ilvl="1" w:tplc="04160019">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8" w15:restartNumberingAfterBreak="0">
    <w:nsid w:val="66EC4B5F"/>
    <w:multiLevelType w:val="hybridMultilevel"/>
    <w:tmpl w:val="AF12BE62"/>
    <w:lvl w:ilvl="0" w:tplc="04160003">
      <w:start w:val="1"/>
      <w:numFmt w:val="bullet"/>
      <w:lvlText w:val="o"/>
      <w:lvlJc w:val="left"/>
      <w:pPr>
        <w:ind w:left="1216" w:hanging="360"/>
      </w:pPr>
      <w:rPr>
        <w:rFonts w:ascii="Courier New" w:hAnsi="Courier New" w:cs="Courier New" w:hint="default"/>
      </w:rPr>
    </w:lvl>
    <w:lvl w:ilvl="1" w:tplc="04160003">
      <w:start w:val="1"/>
      <w:numFmt w:val="bullet"/>
      <w:lvlText w:val="o"/>
      <w:lvlJc w:val="left"/>
      <w:pPr>
        <w:ind w:left="1936" w:hanging="360"/>
      </w:pPr>
      <w:rPr>
        <w:rFonts w:ascii="Courier New" w:hAnsi="Courier New" w:cs="Courier New" w:hint="default"/>
      </w:rPr>
    </w:lvl>
    <w:lvl w:ilvl="2" w:tplc="04160005" w:tentative="1">
      <w:start w:val="1"/>
      <w:numFmt w:val="bullet"/>
      <w:lvlText w:val=""/>
      <w:lvlJc w:val="left"/>
      <w:pPr>
        <w:ind w:left="2656" w:hanging="360"/>
      </w:pPr>
      <w:rPr>
        <w:rFonts w:ascii="Wingdings" w:hAnsi="Wingdings" w:hint="default"/>
      </w:rPr>
    </w:lvl>
    <w:lvl w:ilvl="3" w:tplc="04160001" w:tentative="1">
      <w:start w:val="1"/>
      <w:numFmt w:val="bullet"/>
      <w:lvlText w:val=""/>
      <w:lvlJc w:val="left"/>
      <w:pPr>
        <w:ind w:left="3376" w:hanging="360"/>
      </w:pPr>
      <w:rPr>
        <w:rFonts w:ascii="Symbol" w:hAnsi="Symbol" w:hint="default"/>
      </w:rPr>
    </w:lvl>
    <w:lvl w:ilvl="4" w:tplc="04160003" w:tentative="1">
      <w:start w:val="1"/>
      <w:numFmt w:val="bullet"/>
      <w:lvlText w:val="o"/>
      <w:lvlJc w:val="left"/>
      <w:pPr>
        <w:ind w:left="4096" w:hanging="360"/>
      </w:pPr>
      <w:rPr>
        <w:rFonts w:ascii="Courier New" w:hAnsi="Courier New" w:cs="Courier New" w:hint="default"/>
      </w:rPr>
    </w:lvl>
    <w:lvl w:ilvl="5" w:tplc="04160005" w:tentative="1">
      <w:start w:val="1"/>
      <w:numFmt w:val="bullet"/>
      <w:lvlText w:val=""/>
      <w:lvlJc w:val="left"/>
      <w:pPr>
        <w:ind w:left="4816" w:hanging="360"/>
      </w:pPr>
      <w:rPr>
        <w:rFonts w:ascii="Wingdings" w:hAnsi="Wingdings" w:hint="default"/>
      </w:rPr>
    </w:lvl>
    <w:lvl w:ilvl="6" w:tplc="04160001" w:tentative="1">
      <w:start w:val="1"/>
      <w:numFmt w:val="bullet"/>
      <w:lvlText w:val=""/>
      <w:lvlJc w:val="left"/>
      <w:pPr>
        <w:ind w:left="5536" w:hanging="360"/>
      </w:pPr>
      <w:rPr>
        <w:rFonts w:ascii="Symbol" w:hAnsi="Symbol" w:hint="default"/>
      </w:rPr>
    </w:lvl>
    <w:lvl w:ilvl="7" w:tplc="04160003" w:tentative="1">
      <w:start w:val="1"/>
      <w:numFmt w:val="bullet"/>
      <w:lvlText w:val="o"/>
      <w:lvlJc w:val="left"/>
      <w:pPr>
        <w:ind w:left="6256" w:hanging="360"/>
      </w:pPr>
      <w:rPr>
        <w:rFonts w:ascii="Courier New" w:hAnsi="Courier New" w:cs="Courier New" w:hint="default"/>
      </w:rPr>
    </w:lvl>
    <w:lvl w:ilvl="8" w:tplc="04160005" w:tentative="1">
      <w:start w:val="1"/>
      <w:numFmt w:val="bullet"/>
      <w:lvlText w:val=""/>
      <w:lvlJc w:val="left"/>
      <w:pPr>
        <w:ind w:left="6976" w:hanging="360"/>
      </w:pPr>
      <w:rPr>
        <w:rFonts w:ascii="Wingdings" w:hAnsi="Wingdings" w:hint="default"/>
      </w:rPr>
    </w:lvl>
  </w:abstractNum>
  <w:abstractNum w:abstractNumId="19" w15:restartNumberingAfterBreak="0">
    <w:nsid w:val="723F8139"/>
    <w:multiLevelType w:val="hybridMultilevel"/>
    <w:tmpl w:val="FFFFFFFF"/>
    <w:lvl w:ilvl="0" w:tplc="CB46C2F4">
      <w:start w:val="1"/>
      <w:numFmt w:val="decimal"/>
      <w:lvlText w:val="%1."/>
      <w:lvlJc w:val="left"/>
      <w:pPr>
        <w:ind w:left="720" w:hanging="360"/>
      </w:pPr>
    </w:lvl>
    <w:lvl w:ilvl="1" w:tplc="7DBE6C1C">
      <w:start w:val="1"/>
      <w:numFmt w:val="lowerLetter"/>
      <w:lvlText w:val="%2."/>
      <w:lvlJc w:val="left"/>
      <w:pPr>
        <w:ind w:left="1440" w:hanging="360"/>
      </w:pPr>
    </w:lvl>
    <w:lvl w:ilvl="2" w:tplc="F3104D9A">
      <w:start w:val="1"/>
      <w:numFmt w:val="lowerRoman"/>
      <w:lvlText w:val="%3."/>
      <w:lvlJc w:val="right"/>
      <w:pPr>
        <w:ind w:left="2160" w:hanging="180"/>
      </w:pPr>
    </w:lvl>
    <w:lvl w:ilvl="3" w:tplc="9D30C83E">
      <w:start w:val="1"/>
      <w:numFmt w:val="decimal"/>
      <w:lvlText w:val="%4."/>
      <w:lvlJc w:val="left"/>
      <w:pPr>
        <w:ind w:left="2880" w:hanging="360"/>
      </w:pPr>
    </w:lvl>
    <w:lvl w:ilvl="4" w:tplc="90A46FF2">
      <w:start w:val="1"/>
      <w:numFmt w:val="lowerLetter"/>
      <w:lvlText w:val="%5."/>
      <w:lvlJc w:val="left"/>
      <w:pPr>
        <w:ind w:left="3600" w:hanging="360"/>
      </w:pPr>
    </w:lvl>
    <w:lvl w:ilvl="5" w:tplc="08225A54">
      <w:start w:val="1"/>
      <w:numFmt w:val="lowerRoman"/>
      <w:lvlText w:val="%6."/>
      <w:lvlJc w:val="right"/>
      <w:pPr>
        <w:ind w:left="4320" w:hanging="180"/>
      </w:pPr>
    </w:lvl>
    <w:lvl w:ilvl="6" w:tplc="C76E7638">
      <w:start w:val="1"/>
      <w:numFmt w:val="decimal"/>
      <w:lvlText w:val="%7."/>
      <w:lvlJc w:val="left"/>
      <w:pPr>
        <w:ind w:left="5040" w:hanging="360"/>
      </w:pPr>
    </w:lvl>
    <w:lvl w:ilvl="7" w:tplc="CDACC8D6">
      <w:start w:val="1"/>
      <w:numFmt w:val="lowerLetter"/>
      <w:lvlText w:val="%8."/>
      <w:lvlJc w:val="left"/>
      <w:pPr>
        <w:ind w:left="5760" w:hanging="360"/>
      </w:pPr>
    </w:lvl>
    <w:lvl w:ilvl="8" w:tplc="44C8FF36">
      <w:start w:val="1"/>
      <w:numFmt w:val="lowerRoman"/>
      <w:lvlText w:val="%9."/>
      <w:lvlJc w:val="right"/>
      <w:pPr>
        <w:ind w:left="6480" w:hanging="180"/>
      </w:pPr>
    </w:lvl>
  </w:abstractNum>
  <w:abstractNum w:abstractNumId="20" w15:restartNumberingAfterBreak="0">
    <w:nsid w:val="75EE0A75"/>
    <w:multiLevelType w:val="hybridMultilevel"/>
    <w:tmpl w:val="3EA248A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Symbol"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Symbol"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Symbol" w:hint="default"/>
      </w:rPr>
    </w:lvl>
    <w:lvl w:ilvl="8" w:tplc="04160005" w:tentative="1">
      <w:start w:val="1"/>
      <w:numFmt w:val="bullet"/>
      <w:lvlText w:val=""/>
      <w:lvlJc w:val="left"/>
      <w:pPr>
        <w:ind w:left="6829" w:hanging="360"/>
      </w:pPr>
      <w:rPr>
        <w:rFonts w:ascii="Wingdings" w:hAnsi="Wingdings" w:hint="default"/>
      </w:rPr>
    </w:lvl>
  </w:abstractNum>
  <w:abstractNum w:abstractNumId="21" w15:restartNumberingAfterBreak="0">
    <w:nsid w:val="76F26ECA"/>
    <w:multiLevelType w:val="multilevel"/>
    <w:tmpl w:val="CF6E33CE"/>
    <w:lvl w:ilvl="0">
      <w:start w:val="4"/>
      <w:numFmt w:val="decimal"/>
      <w:lvlText w:val="%1"/>
      <w:lvlJc w:val="left"/>
      <w:pPr>
        <w:ind w:left="666" w:hanging="534"/>
      </w:pPr>
      <w:rPr>
        <w:rFonts w:hint="default"/>
      </w:rPr>
    </w:lvl>
    <w:lvl w:ilvl="1">
      <w:start w:val="1"/>
      <w:numFmt w:val="decimal"/>
      <w:lvlText w:val="%1.%2"/>
      <w:lvlJc w:val="left"/>
      <w:pPr>
        <w:ind w:left="666" w:hanging="534"/>
      </w:pPr>
      <w:rPr>
        <w:rFonts w:ascii="Gill Sans MT" w:eastAsia="Gill Sans MT" w:hAnsi="Gill Sans MT" w:hint="default"/>
        <w:w w:val="102"/>
        <w:sz w:val="24"/>
        <w:szCs w:val="24"/>
      </w:rPr>
    </w:lvl>
    <w:lvl w:ilvl="2">
      <w:start w:val="1"/>
      <w:numFmt w:val="bullet"/>
      <w:lvlText w:val="•"/>
      <w:lvlJc w:val="left"/>
      <w:pPr>
        <w:ind w:left="2290" w:hanging="534"/>
      </w:pPr>
      <w:rPr>
        <w:rFonts w:hint="default"/>
      </w:rPr>
    </w:lvl>
    <w:lvl w:ilvl="3">
      <w:start w:val="1"/>
      <w:numFmt w:val="bullet"/>
      <w:lvlText w:val="•"/>
      <w:lvlJc w:val="left"/>
      <w:pPr>
        <w:ind w:left="3102" w:hanging="534"/>
      </w:pPr>
      <w:rPr>
        <w:rFonts w:hint="default"/>
      </w:rPr>
    </w:lvl>
    <w:lvl w:ilvl="4">
      <w:start w:val="1"/>
      <w:numFmt w:val="bullet"/>
      <w:lvlText w:val="•"/>
      <w:lvlJc w:val="left"/>
      <w:pPr>
        <w:ind w:left="3914" w:hanging="534"/>
      </w:pPr>
      <w:rPr>
        <w:rFonts w:hint="default"/>
      </w:rPr>
    </w:lvl>
    <w:lvl w:ilvl="5">
      <w:start w:val="1"/>
      <w:numFmt w:val="bullet"/>
      <w:lvlText w:val="•"/>
      <w:lvlJc w:val="left"/>
      <w:pPr>
        <w:ind w:left="4726" w:hanging="534"/>
      </w:pPr>
      <w:rPr>
        <w:rFonts w:hint="default"/>
      </w:rPr>
    </w:lvl>
    <w:lvl w:ilvl="6">
      <w:start w:val="1"/>
      <w:numFmt w:val="bullet"/>
      <w:lvlText w:val="•"/>
      <w:lvlJc w:val="left"/>
      <w:pPr>
        <w:ind w:left="5538" w:hanging="534"/>
      </w:pPr>
      <w:rPr>
        <w:rFonts w:hint="default"/>
      </w:rPr>
    </w:lvl>
    <w:lvl w:ilvl="7">
      <w:start w:val="1"/>
      <w:numFmt w:val="bullet"/>
      <w:lvlText w:val="•"/>
      <w:lvlJc w:val="left"/>
      <w:pPr>
        <w:ind w:left="6349" w:hanging="534"/>
      </w:pPr>
      <w:rPr>
        <w:rFonts w:hint="default"/>
      </w:rPr>
    </w:lvl>
    <w:lvl w:ilvl="8">
      <w:start w:val="1"/>
      <w:numFmt w:val="bullet"/>
      <w:lvlText w:val="•"/>
      <w:lvlJc w:val="left"/>
      <w:pPr>
        <w:ind w:left="7161" w:hanging="534"/>
      </w:pPr>
      <w:rPr>
        <w:rFonts w:hint="default"/>
      </w:rPr>
    </w:lvl>
  </w:abstractNum>
  <w:abstractNum w:abstractNumId="22" w15:restartNumberingAfterBreak="0">
    <w:nsid w:val="7FDD0BF1"/>
    <w:multiLevelType w:val="multilevel"/>
    <w:tmpl w:val="A91888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68362576">
    <w:abstractNumId w:val="21"/>
  </w:num>
  <w:num w:numId="2" w16cid:durableId="1104809534">
    <w:abstractNumId w:val="11"/>
  </w:num>
  <w:num w:numId="3" w16cid:durableId="235745843">
    <w:abstractNumId w:val="14"/>
  </w:num>
  <w:num w:numId="4" w16cid:durableId="110323404">
    <w:abstractNumId w:val="20"/>
  </w:num>
  <w:num w:numId="5" w16cid:durableId="1664581552">
    <w:abstractNumId w:val="12"/>
  </w:num>
  <w:num w:numId="6" w16cid:durableId="1380085536">
    <w:abstractNumId w:val="5"/>
  </w:num>
  <w:num w:numId="7" w16cid:durableId="1840073897">
    <w:abstractNumId w:val="18"/>
  </w:num>
  <w:num w:numId="8" w16cid:durableId="1237979719">
    <w:abstractNumId w:val="0"/>
  </w:num>
  <w:num w:numId="9" w16cid:durableId="16591268">
    <w:abstractNumId w:val="10"/>
  </w:num>
  <w:num w:numId="10" w16cid:durableId="759646993">
    <w:abstractNumId w:val="19"/>
  </w:num>
  <w:num w:numId="11" w16cid:durableId="973487873">
    <w:abstractNumId w:val="17"/>
  </w:num>
  <w:num w:numId="12" w16cid:durableId="309330009">
    <w:abstractNumId w:val="7"/>
  </w:num>
  <w:num w:numId="13" w16cid:durableId="1565867321">
    <w:abstractNumId w:val="2"/>
  </w:num>
  <w:num w:numId="14" w16cid:durableId="1305701415">
    <w:abstractNumId w:val="9"/>
  </w:num>
  <w:num w:numId="15" w16cid:durableId="560872746">
    <w:abstractNumId w:val="15"/>
  </w:num>
  <w:num w:numId="16" w16cid:durableId="250938996">
    <w:abstractNumId w:val="22"/>
  </w:num>
  <w:num w:numId="17" w16cid:durableId="1035538926">
    <w:abstractNumId w:val="4"/>
  </w:num>
  <w:num w:numId="18" w16cid:durableId="201863833">
    <w:abstractNumId w:val="16"/>
  </w:num>
  <w:num w:numId="19" w16cid:durableId="1213661390">
    <w:abstractNumId w:val="3"/>
  </w:num>
  <w:num w:numId="20" w16cid:durableId="424500747">
    <w:abstractNumId w:val="1"/>
  </w:num>
  <w:num w:numId="21" w16cid:durableId="759376086">
    <w:abstractNumId w:val="8"/>
  </w:num>
  <w:num w:numId="22" w16cid:durableId="1953586720">
    <w:abstractNumId w:val="13"/>
  </w:num>
  <w:num w:numId="23" w16cid:durableId="16891389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6A"/>
    <w:rsid w:val="000001FD"/>
    <w:rsid w:val="00001112"/>
    <w:rsid w:val="0000252D"/>
    <w:rsid w:val="000025B3"/>
    <w:rsid w:val="000027AC"/>
    <w:rsid w:val="000027BC"/>
    <w:rsid w:val="000033DE"/>
    <w:rsid w:val="000042A7"/>
    <w:rsid w:val="00004488"/>
    <w:rsid w:val="00004790"/>
    <w:rsid w:val="00004F27"/>
    <w:rsid w:val="00005327"/>
    <w:rsid w:val="00005FEF"/>
    <w:rsid w:val="0000685B"/>
    <w:rsid w:val="00006FB2"/>
    <w:rsid w:val="0000732C"/>
    <w:rsid w:val="000073E3"/>
    <w:rsid w:val="00007C59"/>
    <w:rsid w:val="00010009"/>
    <w:rsid w:val="0001023B"/>
    <w:rsid w:val="000104D4"/>
    <w:rsid w:val="00010978"/>
    <w:rsid w:val="00010983"/>
    <w:rsid w:val="00010CD6"/>
    <w:rsid w:val="000119ED"/>
    <w:rsid w:val="00012434"/>
    <w:rsid w:val="0001286D"/>
    <w:rsid w:val="00012AB0"/>
    <w:rsid w:val="00013568"/>
    <w:rsid w:val="00013912"/>
    <w:rsid w:val="00013BD3"/>
    <w:rsid w:val="00014197"/>
    <w:rsid w:val="000142E5"/>
    <w:rsid w:val="0001439B"/>
    <w:rsid w:val="0001447C"/>
    <w:rsid w:val="000149A3"/>
    <w:rsid w:val="00014C32"/>
    <w:rsid w:val="0001591D"/>
    <w:rsid w:val="00015A6C"/>
    <w:rsid w:val="000160D5"/>
    <w:rsid w:val="00016272"/>
    <w:rsid w:val="000162DF"/>
    <w:rsid w:val="00016680"/>
    <w:rsid w:val="0001722C"/>
    <w:rsid w:val="0001735B"/>
    <w:rsid w:val="00017CD6"/>
    <w:rsid w:val="00017EA5"/>
    <w:rsid w:val="00021018"/>
    <w:rsid w:val="000216F1"/>
    <w:rsid w:val="00022251"/>
    <w:rsid w:val="00022E86"/>
    <w:rsid w:val="00023543"/>
    <w:rsid w:val="00024576"/>
    <w:rsid w:val="0002486D"/>
    <w:rsid w:val="000249B7"/>
    <w:rsid w:val="00024D0A"/>
    <w:rsid w:val="00024DB4"/>
    <w:rsid w:val="00025147"/>
    <w:rsid w:val="000257AE"/>
    <w:rsid w:val="00025A19"/>
    <w:rsid w:val="00025AB4"/>
    <w:rsid w:val="00026247"/>
    <w:rsid w:val="000262AC"/>
    <w:rsid w:val="00026541"/>
    <w:rsid w:val="000274F6"/>
    <w:rsid w:val="00030D21"/>
    <w:rsid w:val="00031060"/>
    <w:rsid w:val="0003123C"/>
    <w:rsid w:val="00032F79"/>
    <w:rsid w:val="00033368"/>
    <w:rsid w:val="000335DA"/>
    <w:rsid w:val="00033666"/>
    <w:rsid w:val="000336DA"/>
    <w:rsid w:val="00034D60"/>
    <w:rsid w:val="00034E85"/>
    <w:rsid w:val="00035425"/>
    <w:rsid w:val="00035DB2"/>
    <w:rsid w:val="00036278"/>
    <w:rsid w:val="00036469"/>
    <w:rsid w:val="000366EB"/>
    <w:rsid w:val="00036998"/>
    <w:rsid w:val="000369F2"/>
    <w:rsid w:val="00037C08"/>
    <w:rsid w:val="00037FD3"/>
    <w:rsid w:val="00040C4F"/>
    <w:rsid w:val="00041BAC"/>
    <w:rsid w:val="000428AB"/>
    <w:rsid w:val="00044DD6"/>
    <w:rsid w:val="00046074"/>
    <w:rsid w:val="000460DA"/>
    <w:rsid w:val="00046281"/>
    <w:rsid w:val="00046F92"/>
    <w:rsid w:val="0004774C"/>
    <w:rsid w:val="00047BF2"/>
    <w:rsid w:val="00047C70"/>
    <w:rsid w:val="0005159F"/>
    <w:rsid w:val="00052242"/>
    <w:rsid w:val="00052EC2"/>
    <w:rsid w:val="0005362F"/>
    <w:rsid w:val="000542D8"/>
    <w:rsid w:val="0005436D"/>
    <w:rsid w:val="0005483B"/>
    <w:rsid w:val="00055BC2"/>
    <w:rsid w:val="00056D5F"/>
    <w:rsid w:val="0005735D"/>
    <w:rsid w:val="00060036"/>
    <w:rsid w:val="00060708"/>
    <w:rsid w:val="0006079C"/>
    <w:rsid w:val="00060B75"/>
    <w:rsid w:val="00060F7A"/>
    <w:rsid w:val="00061125"/>
    <w:rsid w:val="00061183"/>
    <w:rsid w:val="00061333"/>
    <w:rsid w:val="0006163A"/>
    <w:rsid w:val="00061971"/>
    <w:rsid w:val="00062608"/>
    <w:rsid w:val="00062E8F"/>
    <w:rsid w:val="000635AD"/>
    <w:rsid w:val="00064173"/>
    <w:rsid w:val="00064B8B"/>
    <w:rsid w:val="00064FEB"/>
    <w:rsid w:val="00065FDF"/>
    <w:rsid w:val="00065FEE"/>
    <w:rsid w:val="00066330"/>
    <w:rsid w:val="00066379"/>
    <w:rsid w:val="00066BF7"/>
    <w:rsid w:val="00066F77"/>
    <w:rsid w:val="00066FC6"/>
    <w:rsid w:val="000674EC"/>
    <w:rsid w:val="00070A63"/>
    <w:rsid w:val="000716EC"/>
    <w:rsid w:val="00071C7E"/>
    <w:rsid w:val="0007359F"/>
    <w:rsid w:val="00073BD3"/>
    <w:rsid w:val="00073BF4"/>
    <w:rsid w:val="00074EF0"/>
    <w:rsid w:val="00075C5C"/>
    <w:rsid w:val="00075D75"/>
    <w:rsid w:val="00076DCE"/>
    <w:rsid w:val="00076EC1"/>
    <w:rsid w:val="0007703D"/>
    <w:rsid w:val="0007F4DC"/>
    <w:rsid w:val="00080A93"/>
    <w:rsid w:val="00080B79"/>
    <w:rsid w:val="00080BA7"/>
    <w:rsid w:val="000824CA"/>
    <w:rsid w:val="0008282B"/>
    <w:rsid w:val="00082A45"/>
    <w:rsid w:val="00082B77"/>
    <w:rsid w:val="00084A57"/>
    <w:rsid w:val="00084ADD"/>
    <w:rsid w:val="00084BF2"/>
    <w:rsid w:val="00084EED"/>
    <w:rsid w:val="0008527E"/>
    <w:rsid w:val="0008548F"/>
    <w:rsid w:val="00085ED9"/>
    <w:rsid w:val="00085EED"/>
    <w:rsid w:val="00086575"/>
    <w:rsid w:val="000870F9"/>
    <w:rsid w:val="00090230"/>
    <w:rsid w:val="000904AB"/>
    <w:rsid w:val="0009099F"/>
    <w:rsid w:val="000910B7"/>
    <w:rsid w:val="00091107"/>
    <w:rsid w:val="0009188C"/>
    <w:rsid w:val="000918EB"/>
    <w:rsid w:val="00091D8B"/>
    <w:rsid w:val="00092583"/>
    <w:rsid w:val="00092E26"/>
    <w:rsid w:val="00093225"/>
    <w:rsid w:val="000935D5"/>
    <w:rsid w:val="0009407A"/>
    <w:rsid w:val="000940EB"/>
    <w:rsid w:val="0009471E"/>
    <w:rsid w:val="00094E23"/>
    <w:rsid w:val="000950C8"/>
    <w:rsid w:val="000950F0"/>
    <w:rsid w:val="000956FB"/>
    <w:rsid w:val="00095C5B"/>
    <w:rsid w:val="000967CB"/>
    <w:rsid w:val="00096B77"/>
    <w:rsid w:val="00096DD7"/>
    <w:rsid w:val="000979BE"/>
    <w:rsid w:val="000A0171"/>
    <w:rsid w:val="000A0724"/>
    <w:rsid w:val="000A08E7"/>
    <w:rsid w:val="000A08E9"/>
    <w:rsid w:val="000A0DF3"/>
    <w:rsid w:val="000A0E58"/>
    <w:rsid w:val="000A11B0"/>
    <w:rsid w:val="000A3A28"/>
    <w:rsid w:val="000A4558"/>
    <w:rsid w:val="000A4F7B"/>
    <w:rsid w:val="000A5052"/>
    <w:rsid w:val="000A6194"/>
    <w:rsid w:val="000A6BA7"/>
    <w:rsid w:val="000A77FE"/>
    <w:rsid w:val="000B1019"/>
    <w:rsid w:val="000B1736"/>
    <w:rsid w:val="000B1959"/>
    <w:rsid w:val="000B2405"/>
    <w:rsid w:val="000B2916"/>
    <w:rsid w:val="000B2E47"/>
    <w:rsid w:val="000B2EE6"/>
    <w:rsid w:val="000B367C"/>
    <w:rsid w:val="000B36AE"/>
    <w:rsid w:val="000B3BD1"/>
    <w:rsid w:val="000B405D"/>
    <w:rsid w:val="000B4162"/>
    <w:rsid w:val="000B4897"/>
    <w:rsid w:val="000B4B23"/>
    <w:rsid w:val="000B543C"/>
    <w:rsid w:val="000B56DF"/>
    <w:rsid w:val="000B5BD1"/>
    <w:rsid w:val="000B67AC"/>
    <w:rsid w:val="000B6932"/>
    <w:rsid w:val="000B7168"/>
    <w:rsid w:val="000B7858"/>
    <w:rsid w:val="000B7C18"/>
    <w:rsid w:val="000C0B12"/>
    <w:rsid w:val="000C28AA"/>
    <w:rsid w:val="000C2940"/>
    <w:rsid w:val="000C3667"/>
    <w:rsid w:val="000C3EE4"/>
    <w:rsid w:val="000C46E4"/>
    <w:rsid w:val="000C4B2C"/>
    <w:rsid w:val="000C4D4E"/>
    <w:rsid w:val="000C5164"/>
    <w:rsid w:val="000C5300"/>
    <w:rsid w:val="000C5873"/>
    <w:rsid w:val="000C5D47"/>
    <w:rsid w:val="000C5FEE"/>
    <w:rsid w:val="000C6123"/>
    <w:rsid w:val="000C613A"/>
    <w:rsid w:val="000C6271"/>
    <w:rsid w:val="000C62D8"/>
    <w:rsid w:val="000C6A7C"/>
    <w:rsid w:val="000C7CF8"/>
    <w:rsid w:val="000D0792"/>
    <w:rsid w:val="000D0828"/>
    <w:rsid w:val="000D0E51"/>
    <w:rsid w:val="000D14B6"/>
    <w:rsid w:val="000D16FF"/>
    <w:rsid w:val="000D1A4A"/>
    <w:rsid w:val="000D22F5"/>
    <w:rsid w:val="000D28CB"/>
    <w:rsid w:val="000D2A70"/>
    <w:rsid w:val="000D3466"/>
    <w:rsid w:val="000D376B"/>
    <w:rsid w:val="000D3802"/>
    <w:rsid w:val="000D38EB"/>
    <w:rsid w:val="000D4063"/>
    <w:rsid w:val="000D5281"/>
    <w:rsid w:val="000D5490"/>
    <w:rsid w:val="000D6386"/>
    <w:rsid w:val="000D7288"/>
    <w:rsid w:val="000D7372"/>
    <w:rsid w:val="000D760E"/>
    <w:rsid w:val="000D7887"/>
    <w:rsid w:val="000E007F"/>
    <w:rsid w:val="000E0180"/>
    <w:rsid w:val="000E020E"/>
    <w:rsid w:val="000E09FE"/>
    <w:rsid w:val="000E0AFD"/>
    <w:rsid w:val="000E0D5A"/>
    <w:rsid w:val="000E0E2F"/>
    <w:rsid w:val="000E0E8D"/>
    <w:rsid w:val="000E1751"/>
    <w:rsid w:val="000E1ADA"/>
    <w:rsid w:val="000E1BA8"/>
    <w:rsid w:val="000E2625"/>
    <w:rsid w:val="000E33DF"/>
    <w:rsid w:val="000E36FE"/>
    <w:rsid w:val="000E3A16"/>
    <w:rsid w:val="000E3CEF"/>
    <w:rsid w:val="000E4F3F"/>
    <w:rsid w:val="000E4FDC"/>
    <w:rsid w:val="000E5015"/>
    <w:rsid w:val="000E51B8"/>
    <w:rsid w:val="000E55E1"/>
    <w:rsid w:val="000E6F52"/>
    <w:rsid w:val="000E785A"/>
    <w:rsid w:val="000F0F57"/>
    <w:rsid w:val="000F121D"/>
    <w:rsid w:val="000F1F6A"/>
    <w:rsid w:val="000F2BE8"/>
    <w:rsid w:val="000F38F7"/>
    <w:rsid w:val="000F3E44"/>
    <w:rsid w:val="000F4018"/>
    <w:rsid w:val="000F440E"/>
    <w:rsid w:val="000F459F"/>
    <w:rsid w:val="000F4B65"/>
    <w:rsid w:val="000F50C2"/>
    <w:rsid w:val="000F6534"/>
    <w:rsid w:val="000F6C87"/>
    <w:rsid w:val="000F7027"/>
    <w:rsid w:val="000F7966"/>
    <w:rsid w:val="000F797A"/>
    <w:rsid w:val="000F7A81"/>
    <w:rsid w:val="000F7B11"/>
    <w:rsid w:val="000F7B6D"/>
    <w:rsid w:val="00100013"/>
    <w:rsid w:val="00100826"/>
    <w:rsid w:val="00100C0C"/>
    <w:rsid w:val="00101B7A"/>
    <w:rsid w:val="00101B8F"/>
    <w:rsid w:val="00101F05"/>
    <w:rsid w:val="001027FD"/>
    <w:rsid w:val="00102AD3"/>
    <w:rsid w:val="00103B14"/>
    <w:rsid w:val="00104B5F"/>
    <w:rsid w:val="00104E08"/>
    <w:rsid w:val="0010553C"/>
    <w:rsid w:val="00105FE2"/>
    <w:rsid w:val="001063AE"/>
    <w:rsid w:val="00106B92"/>
    <w:rsid w:val="0010711B"/>
    <w:rsid w:val="001075E9"/>
    <w:rsid w:val="0011053D"/>
    <w:rsid w:val="00110674"/>
    <w:rsid w:val="0011195B"/>
    <w:rsid w:val="0011227B"/>
    <w:rsid w:val="00112514"/>
    <w:rsid w:val="00112992"/>
    <w:rsid w:val="00112D7E"/>
    <w:rsid w:val="00113866"/>
    <w:rsid w:val="00116450"/>
    <w:rsid w:val="001166F8"/>
    <w:rsid w:val="0011691C"/>
    <w:rsid w:val="00116C3E"/>
    <w:rsid w:val="0012023C"/>
    <w:rsid w:val="001208A7"/>
    <w:rsid w:val="0012116A"/>
    <w:rsid w:val="00121609"/>
    <w:rsid w:val="001217AC"/>
    <w:rsid w:val="00122560"/>
    <w:rsid w:val="00122AA0"/>
    <w:rsid w:val="0012320A"/>
    <w:rsid w:val="00124809"/>
    <w:rsid w:val="0012602A"/>
    <w:rsid w:val="001260C4"/>
    <w:rsid w:val="0012618D"/>
    <w:rsid w:val="001262DC"/>
    <w:rsid w:val="00126EFF"/>
    <w:rsid w:val="00127069"/>
    <w:rsid w:val="001271D9"/>
    <w:rsid w:val="001271DD"/>
    <w:rsid w:val="00127306"/>
    <w:rsid w:val="00127734"/>
    <w:rsid w:val="00127B14"/>
    <w:rsid w:val="00127BD5"/>
    <w:rsid w:val="00130AFD"/>
    <w:rsid w:val="001313D8"/>
    <w:rsid w:val="00131743"/>
    <w:rsid w:val="001321CC"/>
    <w:rsid w:val="001331EF"/>
    <w:rsid w:val="001332E1"/>
    <w:rsid w:val="001337F3"/>
    <w:rsid w:val="00133F0A"/>
    <w:rsid w:val="00133F41"/>
    <w:rsid w:val="00133FBC"/>
    <w:rsid w:val="00134BF8"/>
    <w:rsid w:val="001356CF"/>
    <w:rsid w:val="001356F1"/>
    <w:rsid w:val="0013590F"/>
    <w:rsid w:val="00136572"/>
    <w:rsid w:val="001373C0"/>
    <w:rsid w:val="0013745D"/>
    <w:rsid w:val="00140855"/>
    <w:rsid w:val="00140E4A"/>
    <w:rsid w:val="001431DF"/>
    <w:rsid w:val="001433BC"/>
    <w:rsid w:val="00143805"/>
    <w:rsid w:val="00143EB0"/>
    <w:rsid w:val="00144645"/>
    <w:rsid w:val="001465DE"/>
    <w:rsid w:val="00146CAE"/>
    <w:rsid w:val="001470A2"/>
    <w:rsid w:val="00150894"/>
    <w:rsid w:val="0015104A"/>
    <w:rsid w:val="0015191E"/>
    <w:rsid w:val="00151AB6"/>
    <w:rsid w:val="0015365A"/>
    <w:rsid w:val="00153E4A"/>
    <w:rsid w:val="00153E5D"/>
    <w:rsid w:val="00153F5E"/>
    <w:rsid w:val="00154342"/>
    <w:rsid w:val="00154402"/>
    <w:rsid w:val="00154496"/>
    <w:rsid w:val="0015457F"/>
    <w:rsid w:val="001548B3"/>
    <w:rsid w:val="00155129"/>
    <w:rsid w:val="0015528A"/>
    <w:rsid w:val="0015572F"/>
    <w:rsid w:val="00155742"/>
    <w:rsid w:val="001557A3"/>
    <w:rsid w:val="00155A16"/>
    <w:rsid w:val="001566A6"/>
    <w:rsid w:val="001566D6"/>
    <w:rsid w:val="00157B37"/>
    <w:rsid w:val="0016078B"/>
    <w:rsid w:val="00160836"/>
    <w:rsid w:val="00160A24"/>
    <w:rsid w:val="00160B7F"/>
    <w:rsid w:val="00161193"/>
    <w:rsid w:val="00161489"/>
    <w:rsid w:val="00161575"/>
    <w:rsid w:val="00161AB2"/>
    <w:rsid w:val="00161AE2"/>
    <w:rsid w:val="0016293D"/>
    <w:rsid w:val="00164527"/>
    <w:rsid w:val="001649AA"/>
    <w:rsid w:val="001649E7"/>
    <w:rsid w:val="00164C80"/>
    <w:rsid w:val="00165B44"/>
    <w:rsid w:val="00165BEB"/>
    <w:rsid w:val="001673EA"/>
    <w:rsid w:val="00167532"/>
    <w:rsid w:val="001703EA"/>
    <w:rsid w:val="0017121D"/>
    <w:rsid w:val="00172592"/>
    <w:rsid w:val="00172630"/>
    <w:rsid w:val="00172BA1"/>
    <w:rsid w:val="00172C6A"/>
    <w:rsid w:val="00173E7D"/>
    <w:rsid w:val="00173FCC"/>
    <w:rsid w:val="00174899"/>
    <w:rsid w:val="00174F21"/>
    <w:rsid w:val="001752F0"/>
    <w:rsid w:val="00175699"/>
    <w:rsid w:val="00175D31"/>
    <w:rsid w:val="001762DF"/>
    <w:rsid w:val="00176331"/>
    <w:rsid w:val="00176D38"/>
    <w:rsid w:val="00176DE3"/>
    <w:rsid w:val="00176E08"/>
    <w:rsid w:val="00177454"/>
    <w:rsid w:val="00177751"/>
    <w:rsid w:val="0018027F"/>
    <w:rsid w:val="00180387"/>
    <w:rsid w:val="00180E8A"/>
    <w:rsid w:val="001810C8"/>
    <w:rsid w:val="00181134"/>
    <w:rsid w:val="0018141F"/>
    <w:rsid w:val="001815D9"/>
    <w:rsid w:val="00181D4A"/>
    <w:rsid w:val="00182117"/>
    <w:rsid w:val="001821EF"/>
    <w:rsid w:val="001829F3"/>
    <w:rsid w:val="0018362C"/>
    <w:rsid w:val="001843E7"/>
    <w:rsid w:val="00184484"/>
    <w:rsid w:val="0018524A"/>
    <w:rsid w:val="001853FC"/>
    <w:rsid w:val="00185CF7"/>
    <w:rsid w:val="001861AA"/>
    <w:rsid w:val="00186475"/>
    <w:rsid w:val="00186B27"/>
    <w:rsid w:val="00186F69"/>
    <w:rsid w:val="00187561"/>
    <w:rsid w:val="00187D26"/>
    <w:rsid w:val="0019030D"/>
    <w:rsid w:val="00190878"/>
    <w:rsid w:val="00190EC3"/>
    <w:rsid w:val="00190F2B"/>
    <w:rsid w:val="0019145D"/>
    <w:rsid w:val="00192EAC"/>
    <w:rsid w:val="001935AB"/>
    <w:rsid w:val="00193BA8"/>
    <w:rsid w:val="00193C94"/>
    <w:rsid w:val="001941A2"/>
    <w:rsid w:val="0019441E"/>
    <w:rsid w:val="00194AA6"/>
    <w:rsid w:val="00194C37"/>
    <w:rsid w:val="00194C54"/>
    <w:rsid w:val="00194D75"/>
    <w:rsid w:val="00195036"/>
    <w:rsid w:val="0019507E"/>
    <w:rsid w:val="00195982"/>
    <w:rsid w:val="00195DE8"/>
    <w:rsid w:val="00195FF2"/>
    <w:rsid w:val="00196BCF"/>
    <w:rsid w:val="00197914"/>
    <w:rsid w:val="001A0020"/>
    <w:rsid w:val="001A0439"/>
    <w:rsid w:val="001A0726"/>
    <w:rsid w:val="001A0870"/>
    <w:rsid w:val="001A112C"/>
    <w:rsid w:val="001A17E7"/>
    <w:rsid w:val="001A190E"/>
    <w:rsid w:val="001A230E"/>
    <w:rsid w:val="001A240A"/>
    <w:rsid w:val="001A2B1D"/>
    <w:rsid w:val="001A2D84"/>
    <w:rsid w:val="001A3E6B"/>
    <w:rsid w:val="001A5A02"/>
    <w:rsid w:val="001A5A83"/>
    <w:rsid w:val="001A69B2"/>
    <w:rsid w:val="001A6BE6"/>
    <w:rsid w:val="001B061A"/>
    <w:rsid w:val="001B071B"/>
    <w:rsid w:val="001B0A09"/>
    <w:rsid w:val="001B0F1B"/>
    <w:rsid w:val="001B0F24"/>
    <w:rsid w:val="001B13C2"/>
    <w:rsid w:val="001B1467"/>
    <w:rsid w:val="001B1480"/>
    <w:rsid w:val="001B194E"/>
    <w:rsid w:val="001B1C63"/>
    <w:rsid w:val="001B20DB"/>
    <w:rsid w:val="001B21AF"/>
    <w:rsid w:val="001B2DE1"/>
    <w:rsid w:val="001B3429"/>
    <w:rsid w:val="001B3BF7"/>
    <w:rsid w:val="001B3C9F"/>
    <w:rsid w:val="001B448B"/>
    <w:rsid w:val="001B53AA"/>
    <w:rsid w:val="001B5BDB"/>
    <w:rsid w:val="001B67C6"/>
    <w:rsid w:val="001B6EBC"/>
    <w:rsid w:val="001B702E"/>
    <w:rsid w:val="001B74B0"/>
    <w:rsid w:val="001B7527"/>
    <w:rsid w:val="001B7ADD"/>
    <w:rsid w:val="001C11D7"/>
    <w:rsid w:val="001C1D57"/>
    <w:rsid w:val="001C1EE8"/>
    <w:rsid w:val="001C20C1"/>
    <w:rsid w:val="001C2208"/>
    <w:rsid w:val="001C2259"/>
    <w:rsid w:val="001C2428"/>
    <w:rsid w:val="001C2CE8"/>
    <w:rsid w:val="001C2F94"/>
    <w:rsid w:val="001C4B2E"/>
    <w:rsid w:val="001C4F74"/>
    <w:rsid w:val="001C5014"/>
    <w:rsid w:val="001C5925"/>
    <w:rsid w:val="001C5EA6"/>
    <w:rsid w:val="001C62DE"/>
    <w:rsid w:val="001C6401"/>
    <w:rsid w:val="001C6FD6"/>
    <w:rsid w:val="001C74C3"/>
    <w:rsid w:val="001C7C74"/>
    <w:rsid w:val="001D058F"/>
    <w:rsid w:val="001D06F2"/>
    <w:rsid w:val="001D0E33"/>
    <w:rsid w:val="001D0F1D"/>
    <w:rsid w:val="001D1173"/>
    <w:rsid w:val="001D3AA1"/>
    <w:rsid w:val="001D3EE4"/>
    <w:rsid w:val="001D4002"/>
    <w:rsid w:val="001D53CF"/>
    <w:rsid w:val="001D559F"/>
    <w:rsid w:val="001D59B8"/>
    <w:rsid w:val="001D5B89"/>
    <w:rsid w:val="001D7002"/>
    <w:rsid w:val="001D7131"/>
    <w:rsid w:val="001D777F"/>
    <w:rsid w:val="001D7AF5"/>
    <w:rsid w:val="001E0610"/>
    <w:rsid w:val="001E0F66"/>
    <w:rsid w:val="001E1FA5"/>
    <w:rsid w:val="001E2692"/>
    <w:rsid w:val="001E26AB"/>
    <w:rsid w:val="001E2D47"/>
    <w:rsid w:val="001E36DD"/>
    <w:rsid w:val="001E3D25"/>
    <w:rsid w:val="001E5155"/>
    <w:rsid w:val="001E525E"/>
    <w:rsid w:val="001E553B"/>
    <w:rsid w:val="001E55B7"/>
    <w:rsid w:val="001E5B15"/>
    <w:rsid w:val="001E77A2"/>
    <w:rsid w:val="001E7A8A"/>
    <w:rsid w:val="001E7F58"/>
    <w:rsid w:val="001F08A4"/>
    <w:rsid w:val="001F1239"/>
    <w:rsid w:val="001F151F"/>
    <w:rsid w:val="001F1694"/>
    <w:rsid w:val="001F3667"/>
    <w:rsid w:val="001F376F"/>
    <w:rsid w:val="001F4127"/>
    <w:rsid w:val="001F5424"/>
    <w:rsid w:val="001F5597"/>
    <w:rsid w:val="001F5884"/>
    <w:rsid w:val="001F79D6"/>
    <w:rsid w:val="001F7FE2"/>
    <w:rsid w:val="0020019A"/>
    <w:rsid w:val="0020052B"/>
    <w:rsid w:val="002011E1"/>
    <w:rsid w:val="002015BB"/>
    <w:rsid w:val="002024E2"/>
    <w:rsid w:val="00202947"/>
    <w:rsid w:val="0020340E"/>
    <w:rsid w:val="00203528"/>
    <w:rsid w:val="002035BA"/>
    <w:rsid w:val="0020399F"/>
    <w:rsid w:val="00203B1B"/>
    <w:rsid w:val="00204924"/>
    <w:rsid w:val="00204E1D"/>
    <w:rsid w:val="0020569B"/>
    <w:rsid w:val="00205D60"/>
    <w:rsid w:val="00205F29"/>
    <w:rsid w:val="0020611A"/>
    <w:rsid w:val="00206445"/>
    <w:rsid w:val="002066FB"/>
    <w:rsid w:val="00207246"/>
    <w:rsid w:val="0020728D"/>
    <w:rsid w:val="002077B3"/>
    <w:rsid w:val="00207AB8"/>
    <w:rsid w:val="00210036"/>
    <w:rsid w:val="0021039E"/>
    <w:rsid w:val="00210E1A"/>
    <w:rsid w:val="00212375"/>
    <w:rsid w:val="00212F11"/>
    <w:rsid w:val="00213167"/>
    <w:rsid w:val="002131BE"/>
    <w:rsid w:val="0021360D"/>
    <w:rsid w:val="00213776"/>
    <w:rsid w:val="00215246"/>
    <w:rsid w:val="0021532F"/>
    <w:rsid w:val="00215DA4"/>
    <w:rsid w:val="002165C0"/>
    <w:rsid w:val="00216E90"/>
    <w:rsid w:val="00217CAE"/>
    <w:rsid w:val="00217CD8"/>
    <w:rsid w:val="00217FE3"/>
    <w:rsid w:val="00220786"/>
    <w:rsid w:val="002208B1"/>
    <w:rsid w:val="00220AE5"/>
    <w:rsid w:val="00220F8E"/>
    <w:rsid w:val="00221510"/>
    <w:rsid w:val="002219A0"/>
    <w:rsid w:val="0022234E"/>
    <w:rsid w:val="0022248F"/>
    <w:rsid w:val="00222655"/>
    <w:rsid w:val="00222BF1"/>
    <w:rsid w:val="002230B1"/>
    <w:rsid w:val="0022320E"/>
    <w:rsid w:val="00223A55"/>
    <w:rsid w:val="00223BAA"/>
    <w:rsid w:val="0022499E"/>
    <w:rsid w:val="00224CE9"/>
    <w:rsid w:val="00225EFA"/>
    <w:rsid w:val="0022634F"/>
    <w:rsid w:val="00226679"/>
    <w:rsid w:val="002270C0"/>
    <w:rsid w:val="00227EA5"/>
    <w:rsid w:val="00230345"/>
    <w:rsid w:val="002306FD"/>
    <w:rsid w:val="00230ABC"/>
    <w:rsid w:val="00230ED4"/>
    <w:rsid w:val="00231E23"/>
    <w:rsid w:val="00231ED5"/>
    <w:rsid w:val="00232404"/>
    <w:rsid w:val="00232B76"/>
    <w:rsid w:val="00232EBD"/>
    <w:rsid w:val="00233194"/>
    <w:rsid w:val="0023355F"/>
    <w:rsid w:val="00233E25"/>
    <w:rsid w:val="002341CF"/>
    <w:rsid w:val="0023473A"/>
    <w:rsid w:val="00234A28"/>
    <w:rsid w:val="00235793"/>
    <w:rsid w:val="002365E1"/>
    <w:rsid w:val="00236731"/>
    <w:rsid w:val="002368D4"/>
    <w:rsid w:val="0023746A"/>
    <w:rsid w:val="002400ED"/>
    <w:rsid w:val="00240886"/>
    <w:rsid w:val="00240D16"/>
    <w:rsid w:val="00241963"/>
    <w:rsid w:val="00242E40"/>
    <w:rsid w:val="00242FCC"/>
    <w:rsid w:val="002441F6"/>
    <w:rsid w:val="002446E4"/>
    <w:rsid w:val="002447D6"/>
    <w:rsid w:val="00244826"/>
    <w:rsid w:val="00244EAD"/>
    <w:rsid w:val="00245B2E"/>
    <w:rsid w:val="002462F4"/>
    <w:rsid w:val="00246EF3"/>
    <w:rsid w:val="002477EB"/>
    <w:rsid w:val="00250631"/>
    <w:rsid w:val="002507D2"/>
    <w:rsid w:val="00250CAE"/>
    <w:rsid w:val="00251446"/>
    <w:rsid w:val="00251B78"/>
    <w:rsid w:val="0025203D"/>
    <w:rsid w:val="00252178"/>
    <w:rsid w:val="00252C1B"/>
    <w:rsid w:val="00252F5F"/>
    <w:rsid w:val="0025337B"/>
    <w:rsid w:val="002537DC"/>
    <w:rsid w:val="00254F27"/>
    <w:rsid w:val="00255604"/>
    <w:rsid w:val="00255794"/>
    <w:rsid w:val="00255989"/>
    <w:rsid w:val="00255CB9"/>
    <w:rsid w:val="002569F8"/>
    <w:rsid w:val="0025728A"/>
    <w:rsid w:val="002575B2"/>
    <w:rsid w:val="0026001A"/>
    <w:rsid w:val="00261F19"/>
    <w:rsid w:val="0026297D"/>
    <w:rsid w:val="00262D45"/>
    <w:rsid w:val="00262F2F"/>
    <w:rsid w:val="00262F40"/>
    <w:rsid w:val="00263580"/>
    <w:rsid w:val="0026455F"/>
    <w:rsid w:val="002648B6"/>
    <w:rsid w:val="0026525F"/>
    <w:rsid w:val="00265DD8"/>
    <w:rsid w:val="00265E77"/>
    <w:rsid w:val="002666C5"/>
    <w:rsid w:val="0026696B"/>
    <w:rsid w:val="00266C05"/>
    <w:rsid w:val="00267581"/>
    <w:rsid w:val="00267F34"/>
    <w:rsid w:val="00270158"/>
    <w:rsid w:val="002705E6"/>
    <w:rsid w:val="002706C1"/>
    <w:rsid w:val="0027114F"/>
    <w:rsid w:val="0027132F"/>
    <w:rsid w:val="00271F95"/>
    <w:rsid w:val="0027201A"/>
    <w:rsid w:val="002725C0"/>
    <w:rsid w:val="00272AC0"/>
    <w:rsid w:val="00272B0A"/>
    <w:rsid w:val="00273024"/>
    <w:rsid w:val="002734E7"/>
    <w:rsid w:val="00273A7A"/>
    <w:rsid w:val="00273F41"/>
    <w:rsid w:val="002745EC"/>
    <w:rsid w:val="00274688"/>
    <w:rsid w:val="00274881"/>
    <w:rsid w:val="002755A1"/>
    <w:rsid w:val="00275B13"/>
    <w:rsid w:val="00276BA5"/>
    <w:rsid w:val="00277205"/>
    <w:rsid w:val="00277DCB"/>
    <w:rsid w:val="00280997"/>
    <w:rsid w:val="00280BDE"/>
    <w:rsid w:val="00280E76"/>
    <w:rsid w:val="00281471"/>
    <w:rsid w:val="00281B95"/>
    <w:rsid w:val="00281E9A"/>
    <w:rsid w:val="00283DC3"/>
    <w:rsid w:val="0028413A"/>
    <w:rsid w:val="00285103"/>
    <w:rsid w:val="00285393"/>
    <w:rsid w:val="00286035"/>
    <w:rsid w:val="00286299"/>
    <w:rsid w:val="0028649D"/>
    <w:rsid w:val="00286C5E"/>
    <w:rsid w:val="00286D20"/>
    <w:rsid w:val="00286EDE"/>
    <w:rsid w:val="0029125B"/>
    <w:rsid w:val="00291B5F"/>
    <w:rsid w:val="0029206A"/>
    <w:rsid w:val="00292392"/>
    <w:rsid w:val="00292555"/>
    <w:rsid w:val="00293755"/>
    <w:rsid w:val="00293C49"/>
    <w:rsid w:val="0029419B"/>
    <w:rsid w:val="0029422D"/>
    <w:rsid w:val="00294756"/>
    <w:rsid w:val="00294FD1"/>
    <w:rsid w:val="002965DD"/>
    <w:rsid w:val="00296B60"/>
    <w:rsid w:val="002978AE"/>
    <w:rsid w:val="002A0209"/>
    <w:rsid w:val="002A0D73"/>
    <w:rsid w:val="002A1113"/>
    <w:rsid w:val="002A1222"/>
    <w:rsid w:val="002A1624"/>
    <w:rsid w:val="002A1767"/>
    <w:rsid w:val="002A19E7"/>
    <w:rsid w:val="002A1B10"/>
    <w:rsid w:val="002A2C0B"/>
    <w:rsid w:val="002A2E57"/>
    <w:rsid w:val="002A2EC8"/>
    <w:rsid w:val="002A37BB"/>
    <w:rsid w:val="002A3A24"/>
    <w:rsid w:val="002A3E7E"/>
    <w:rsid w:val="002A3EC7"/>
    <w:rsid w:val="002A5959"/>
    <w:rsid w:val="002A5D1F"/>
    <w:rsid w:val="002A5E2D"/>
    <w:rsid w:val="002A6A8C"/>
    <w:rsid w:val="002A6DE1"/>
    <w:rsid w:val="002A72E4"/>
    <w:rsid w:val="002A7390"/>
    <w:rsid w:val="002A7744"/>
    <w:rsid w:val="002A77F1"/>
    <w:rsid w:val="002A7EC1"/>
    <w:rsid w:val="002B0030"/>
    <w:rsid w:val="002B07DC"/>
    <w:rsid w:val="002B104B"/>
    <w:rsid w:val="002B10C2"/>
    <w:rsid w:val="002B27A8"/>
    <w:rsid w:val="002B299B"/>
    <w:rsid w:val="002B31EB"/>
    <w:rsid w:val="002B5128"/>
    <w:rsid w:val="002B70C4"/>
    <w:rsid w:val="002B7348"/>
    <w:rsid w:val="002B757A"/>
    <w:rsid w:val="002C0230"/>
    <w:rsid w:val="002C02FE"/>
    <w:rsid w:val="002C09D8"/>
    <w:rsid w:val="002C0A54"/>
    <w:rsid w:val="002C0AF3"/>
    <w:rsid w:val="002C1841"/>
    <w:rsid w:val="002C2755"/>
    <w:rsid w:val="002C2859"/>
    <w:rsid w:val="002C2960"/>
    <w:rsid w:val="002C2E65"/>
    <w:rsid w:val="002C2ECC"/>
    <w:rsid w:val="002C2EFB"/>
    <w:rsid w:val="002C36D0"/>
    <w:rsid w:val="002C3F5D"/>
    <w:rsid w:val="002C48C3"/>
    <w:rsid w:val="002C4FDA"/>
    <w:rsid w:val="002C58FC"/>
    <w:rsid w:val="002C5D20"/>
    <w:rsid w:val="002C74EC"/>
    <w:rsid w:val="002C7C80"/>
    <w:rsid w:val="002C7E17"/>
    <w:rsid w:val="002C7E3B"/>
    <w:rsid w:val="002D087C"/>
    <w:rsid w:val="002D0A35"/>
    <w:rsid w:val="002D0BD1"/>
    <w:rsid w:val="002D1EB0"/>
    <w:rsid w:val="002D23AE"/>
    <w:rsid w:val="002D3AC8"/>
    <w:rsid w:val="002D4A85"/>
    <w:rsid w:val="002D4B25"/>
    <w:rsid w:val="002D545F"/>
    <w:rsid w:val="002D54B6"/>
    <w:rsid w:val="002D6605"/>
    <w:rsid w:val="002D6A5F"/>
    <w:rsid w:val="002D6EEC"/>
    <w:rsid w:val="002D7508"/>
    <w:rsid w:val="002D7AD5"/>
    <w:rsid w:val="002D7D05"/>
    <w:rsid w:val="002E04FA"/>
    <w:rsid w:val="002E0592"/>
    <w:rsid w:val="002E1017"/>
    <w:rsid w:val="002E1148"/>
    <w:rsid w:val="002E1BE1"/>
    <w:rsid w:val="002E2BE9"/>
    <w:rsid w:val="002E2FBE"/>
    <w:rsid w:val="002E3520"/>
    <w:rsid w:val="002E4AEF"/>
    <w:rsid w:val="002E5CBB"/>
    <w:rsid w:val="002E6D69"/>
    <w:rsid w:val="002E6FA2"/>
    <w:rsid w:val="002E7341"/>
    <w:rsid w:val="002E781D"/>
    <w:rsid w:val="002F180E"/>
    <w:rsid w:val="002F1B65"/>
    <w:rsid w:val="002F2274"/>
    <w:rsid w:val="002F2462"/>
    <w:rsid w:val="002F2576"/>
    <w:rsid w:val="002F2DEC"/>
    <w:rsid w:val="002F3A3F"/>
    <w:rsid w:val="002F3BD2"/>
    <w:rsid w:val="002F4F33"/>
    <w:rsid w:val="002F4F69"/>
    <w:rsid w:val="002F5DAE"/>
    <w:rsid w:val="002F66AF"/>
    <w:rsid w:val="0030074D"/>
    <w:rsid w:val="00300BEF"/>
    <w:rsid w:val="003018C2"/>
    <w:rsid w:val="00302087"/>
    <w:rsid w:val="0030283C"/>
    <w:rsid w:val="003028B6"/>
    <w:rsid w:val="003028BB"/>
    <w:rsid w:val="00302BE8"/>
    <w:rsid w:val="00302CD0"/>
    <w:rsid w:val="003030B9"/>
    <w:rsid w:val="00303770"/>
    <w:rsid w:val="00303C25"/>
    <w:rsid w:val="0030491A"/>
    <w:rsid w:val="003050D7"/>
    <w:rsid w:val="00306150"/>
    <w:rsid w:val="00306511"/>
    <w:rsid w:val="00306622"/>
    <w:rsid w:val="00306783"/>
    <w:rsid w:val="0030680A"/>
    <w:rsid w:val="0030717A"/>
    <w:rsid w:val="003072B5"/>
    <w:rsid w:val="003117A2"/>
    <w:rsid w:val="00311CBF"/>
    <w:rsid w:val="003125FB"/>
    <w:rsid w:val="0031265A"/>
    <w:rsid w:val="00312ADD"/>
    <w:rsid w:val="00313304"/>
    <w:rsid w:val="003138F5"/>
    <w:rsid w:val="00313974"/>
    <w:rsid w:val="00313CEE"/>
    <w:rsid w:val="00313D11"/>
    <w:rsid w:val="003146C7"/>
    <w:rsid w:val="0031472E"/>
    <w:rsid w:val="00314889"/>
    <w:rsid w:val="00315220"/>
    <w:rsid w:val="003152A3"/>
    <w:rsid w:val="003154B9"/>
    <w:rsid w:val="003157D2"/>
    <w:rsid w:val="00315827"/>
    <w:rsid w:val="003161F8"/>
    <w:rsid w:val="003162CD"/>
    <w:rsid w:val="003165C3"/>
    <w:rsid w:val="003166E4"/>
    <w:rsid w:val="003172D0"/>
    <w:rsid w:val="00317400"/>
    <w:rsid w:val="00317732"/>
    <w:rsid w:val="00320287"/>
    <w:rsid w:val="003203D7"/>
    <w:rsid w:val="00320BF5"/>
    <w:rsid w:val="00320C10"/>
    <w:rsid w:val="00320EAD"/>
    <w:rsid w:val="003210AD"/>
    <w:rsid w:val="003210E8"/>
    <w:rsid w:val="00322B30"/>
    <w:rsid w:val="00322C88"/>
    <w:rsid w:val="003232B2"/>
    <w:rsid w:val="003239CA"/>
    <w:rsid w:val="003245AA"/>
    <w:rsid w:val="00324ABF"/>
    <w:rsid w:val="00324F46"/>
    <w:rsid w:val="00325102"/>
    <w:rsid w:val="00325E22"/>
    <w:rsid w:val="003260F0"/>
    <w:rsid w:val="00326230"/>
    <w:rsid w:val="00326A6B"/>
    <w:rsid w:val="00326BBA"/>
    <w:rsid w:val="00327B26"/>
    <w:rsid w:val="00327DF4"/>
    <w:rsid w:val="003307DF"/>
    <w:rsid w:val="00330B2B"/>
    <w:rsid w:val="00330B59"/>
    <w:rsid w:val="003313CC"/>
    <w:rsid w:val="00331910"/>
    <w:rsid w:val="00331C8A"/>
    <w:rsid w:val="0033213F"/>
    <w:rsid w:val="003323CC"/>
    <w:rsid w:val="003327FC"/>
    <w:rsid w:val="003329B9"/>
    <w:rsid w:val="0033331C"/>
    <w:rsid w:val="003335B5"/>
    <w:rsid w:val="00333FCB"/>
    <w:rsid w:val="00333FEB"/>
    <w:rsid w:val="0033465B"/>
    <w:rsid w:val="00334D93"/>
    <w:rsid w:val="00336101"/>
    <w:rsid w:val="003363F7"/>
    <w:rsid w:val="003366EF"/>
    <w:rsid w:val="00336823"/>
    <w:rsid w:val="0033700B"/>
    <w:rsid w:val="00337011"/>
    <w:rsid w:val="003372CF"/>
    <w:rsid w:val="00340DBC"/>
    <w:rsid w:val="00341180"/>
    <w:rsid w:val="00341430"/>
    <w:rsid w:val="003419C0"/>
    <w:rsid w:val="00342938"/>
    <w:rsid w:val="0034293B"/>
    <w:rsid w:val="00342F16"/>
    <w:rsid w:val="00343749"/>
    <w:rsid w:val="00344515"/>
    <w:rsid w:val="00344B55"/>
    <w:rsid w:val="00344BB5"/>
    <w:rsid w:val="00344C1E"/>
    <w:rsid w:val="00345AE6"/>
    <w:rsid w:val="00347AC3"/>
    <w:rsid w:val="00347B92"/>
    <w:rsid w:val="00351666"/>
    <w:rsid w:val="00352124"/>
    <w:rsid w:val="0035257D"/>
    <w:rsid w:val="00352738"/>
    <w:rsid w:val="00353249"/>
    <w:rsid w:val="003532F3"/>
    <w:rsid w:val="00354192"/>
    <w:rsid w:val="003549DF"/>
    <w:rsid w:val="00354C34"/>
    <w:rsid w:val="00354EC5"/>
    <w:rsid w:val="00355658"/>
    <w:rsid w:val="003560B1"/>
    <w:rsid w:val="00356374"/>
    <w:rsid w:val="00356FEB"/>
    <w:rsid w:val="00357124"/>
    <w:rsid w:val="00357AC5"/>
    <w:rsid w:val="0036105D"/>
    <w:rsid w:val="0036130B"/>
    <w:rsid w:val="00361CAE"/>
    <w:rsid w:val="0036206D"/>
    <w:rsid w:val="003628F8"/>
    <w:rsid w:val="00363571"/>
    <w:rsid w:val="00363CDD"/>
    <w:rsid w:val="003645DB"/>
    <w:rsid w:val="00364BEE"/>
    <w:rsid w:val="00364F10"/>
    <w:rsid w:val="00364FA6"/>
    <w:rsid w:val="003655D5"/>
    <w:rsid w:val="0036571D"/>
    <w:rsid w:val="00365EA7"/>
    <w:rsid w:val="00367304"/>
    <w:rsid w:val="0036779A"/>
    <w:rsid w:val="00367DC2"/>
    <w:rsid w:val="003700BD"/>
    <w:rsid w:val="00370546"/>
    <w:rsid w:val="00370894"/>
    <w:rsid w:val="003714C5"/>
    <w:rsid w:val="003716EB"/>
    <w:rsid w:val="0037181B"/>
    <w:rsid w:val="003728C3"/>
    <w:rsid w:val="0037377F"/>
    <w:rsid w:val="00373A2C"/>
    <w:rsid w:val="003740B6"/>
    <w:rsid w:val="0037512A"/>
    <w:rsid w:val="003754A3"/>
    <w:rsid w:val="00375CBF"/>
    <w:rsid w:val="00376BCB"/>
    <w:rsid w:val="0037727D"/>
    <w:rsid w:val="003773F7"/>
    <w:rsid w:val="00377680"/>
    <w:rsid w:val="00377C90"/>
    <w:rsid w:val="00377D82"/>
    <w:rsid w:val="00377E3F"/>
    <w:rsid w:val="003809FA"/>
    <w:rsid w:val="003813F0"/>
    <w:rsid w:val="00381C48"/>
    <w:rsid w:val="00382383"/>
    <w:rsid w:val="00382E96"/>
    <w:rsid w:val="0038380A"/>
    <w:rsid w:val="00383FA5"/>
    <w:rsid w:val="0038415B"/>
    <w:rsid w:val="0038483A"/>
    <w:rsid w:val="00385127"/>
    <w:rsid w:val="0038533D"/>
    <w:rsid w:val="00385DF8"/>
    <w:rsid w:val="00386314"/>
    <w:rsid w:val="003865A7"/>
    <w:rsid w:val="00386A13"/>
    <w:rsid w:val="00387532"/>
    <w:rsid w:val="00387605"/>
    <w:rsid w:val="003877E6"/>
    <w:rsid w:val="003906CC"/>
    <w:rsid w:val="003907A7"/>
    <w:rsid w:val="00392AA4"/>
    <w:rsid w:val="003931B9"/>
    <w:rsid w:val="003936D1"/>
    <w:rsid w:val="00393D32"/>
    <w:rsid w:val="00393DD7"/>
    <w:rsid w:val="003943AB"/>
    <w:rsid w:val="00394DF3"/>
    <w:rsid w:val="00394F5B"/>
    <w:rsid w:val="00395298"/>
    <w:rsid w:val="00396141"/>
    <w:rsid w:val="0039667F"/>
    <w:rsid w:val="00396A8A"/>
    <w:rsid w:val="00396DCF"/>
    <w:rsid w:val="00397695"/>
    <w:rsid w:val="00397826"/>
    <w:rsid w:val="00397C6F"/>
    <w:rsid w:val="00397D0F"/>
    <w:rsid w:val="003A04F4"/>
    <w:rsid w:val="003A18F8"/>
    <w:rsid w:val="003A2455"/>
    <w:rsid w:val="003A2932"/>
    <w:rsid w:val="003A2AC6"/>
    <w:rsid w:val="003A2BAF"/>
    <w:rsid w:val="003A442A"/>
    <w:rsid w:val="003A47D7"/>
    <w:rsid w:val="003A5640"/>
    <w:rsid w:val="003A5AE2"/>
    <w:rsid w:val="003A6796"/>
    <w:rsid w:val="003A6AA4"/>
    <w:rsid w:val="003A71B2"/>
    <w:rsid w:val="003A7CEB"/>
    <w:rsid w:val="003B0DF2"/>
    <w:rsid w:val="003B1258"/>
    <w:rsid w:val="003B1287"/>
    <w:rsid w:val="003B12F9"/>
    <w:rsid w:val="003B2289"/>
    <w:rsid w:val="003B2331"/>
    <w:rsid w:val="003B2CA7"/>
    <w:rsid w:val="003B395D"/>
    <w:rsid w:val="003B3C96"/>
    <w:rsid w:val="003B40C8"/>
    <w:rsid w:val="003B4ADA"/>
    <w:rsid w:val="003B50C1"/>
    <w:rsid w:val="003B54F6"/>
    <w:rsid w:val="003B567B"/>
    <w:rsid w:val="003B58A7"/>
    <w:rsid w:val="003B6281"/>
    <w:rsid w:val="003B68FA"/>
    <w:rsid w:val="003B6B04"/>
    <w:rsid w:val="003B79CD"/>
    <w:rsid w:val="003B7B41"/>
    <w:rsid w:val="003C0613"/>
    <w:rsid w:val="003C1541"/>
    <w:rsid w:val="003C1985"/>
    <w:rsid w:val="003C290F"/>
    <w:rsid w:val="003C2EFB"/>
    <w:rsid w:val="003C350B"/>
    <w:rsid w:val="003C3A2C"/>
    <w:rsid w:val="003C3B08"/>
    <w:rsid w:val="003C3F2C"/>
    <w:rsid w:val="003C4325"/>
    <w:rsid w:val="003C566D"/>
    <w:rsid w:val="003C5C80"/>
    <w:rsid w:val="003C6A23"/>
    <w:rsid w:val="003C6B48"/>
    <w:rsid w:val="003C7472"/>
    <w:rsid w:val="003C7B3A"/>
    <w:rsid w:val="003C7BDC"/>
    <w:rsid w:val="003D0418"/>
    <w:rsid w:val="003D204C"/>
    <w:rsid w:val="003D2A3F"/>
    <w:rsid w:val="003D2D86"/>
    <w:rsid w:val="003D3375"/>
    <w:rsid w:val="003D4CA1"/>
    <w:rsid w:val="003D4EDE"/>
    <w:rsid w:val="003D58B6"/>
    <w:rsid w:val="003D5FC5"/>
    <w:rsid w:val="003D626A"/>
    <w:rsid w:val="003D63C3"/>
    <w:rsid w:val="003D645E"/>
    <w:rsid w:val="003D6D59"/>
    <w:rsid w:val="003D6DA7"/>
    <w:rsid w:val="003D6FF0"/>
    <w:rsid w:val="003D7131"/>
    <w:rsid w:val="003D7850"/>
    <w:rsid w:val="003D7B50"/>
    <w:rsid w:val="003D7CC8"/>
    <w:rsid w:val="003E02EB"/>
    <w:rsid w:val="003E086C"/>
    <w:rsid w:val="003E11EF"/>
    <w:rsid w:val="003E164C"/>
    <w:rsid w:val="003E19DA"/>
    <w:rsid w:val="003E1E65"/>
    <w:rsid w:val="003E2560"/>
    <w:rsid w:val="003E2AD9"/>
    <w:rsid w:val="003E2DBC"/>
    <w:rsid w:val="003E3FB7"/>
    <w:rsid w:val="003E52ED"/>
    <w:rsid w:val="003E5402"/>
    <w:rsid w:val="003E5607"/>
    <w:rsid w:val="003E60E4"/>
    <w:rsid w:val="003E6813"/>
    <w:rsid w:val="003E690B"/>
    <w:rsid w:val="003E748B"/>
    <w:rsid w:val="003E758C"/>
    <w:rsid w:val="003E776B"/>
    <w:rsid w:val="003E7CEF"/>
    <w:rsid w:val="003F006A"/>
    <w:rsid w:val="003F0781"/>
    <w:rsid w:val="003F0899"/>
    <w:rsid w:val="003F1024"/>
    <w:rsid w:val="003F2939"/>
    <w:rsid w:val="003F2B63"/>
    <w:rsid w:val="003F3349"/>
    <w:rsid w:val="003F3A42"/>
    <w:rsid w:val="003F3C4F"/>
    <w:rsid w:val="003F3FBE"/>
    <w:rsid w:val="003F4F4E"/>
    <w:rsid w:val="003F4F8C"/>
    <w:rsid w:val="003F53E4"/>
    <w:rsid w:val="003F5A12"/>
    <w:rsid w:val="003F5C0E"/>
    <w:rsid w:val="003F5C45"/>
    <w:rsid w:val="003F614C"/>
    <w:rsid w:val="003F63CC"/>
    <w:rsid w:val="003F69A6"/>
    <w:rsid w:val="003F6D89"/>
    <w:rsid w:val="003F70BE"/>
    <w:rsid w:val="003F7359"/>
    <w:rsid w:val="003F7A18"/>
    <w:rsid w:val="003F7CCE"/>
    <w:rsid w:val="004010F3"/>
    <w:rsid w:val="004014DC"/>
    <w:rsid w:val="00401FC8"/>
    <w:rsid w:val="00402A2B"/>
    <w:rsid w:val="004039AF"/>
    <w:rsid w:val="00403E7E"/>
    <w:rsid w:val="00404589"/>
    <w:rsid w:val="004047E1"/>
    <w:rsid w:val="00404C96"/>
    <w:rsid w:val="00404EC8"/>
    <w:rsid w:val="004054B3"/>
    <w:rsid w:val="00405876"/>
    <w:rsid w:val="00405C1A"/>
    <w:rsid w:val="00405C73"/>
    <w:rsid w:val="0040639B"/>
    <w:rsid w:val="00407190"/>
    <w:rsid w:val="00407382"/>
    <w:rsid w:val="00410E71"/>
    <w:rsid w:val="00411634"/>
    <w:rsid w:val="00411B02"/>
    <w:rsid w:val="00411FF5"/>
    <w:rsid w:val="00412E6A"/>
    <w:rsid w:val="00413205"/>
    <w:rsid w:val="004134DE"/>
    <w:rsid w:val="00413718"/>
    <w:rsid w:val="00413ADF"/>
    <w:rsid w:val="00414AB7"/>
    <w:rsid w:val="004163AB"/>
    <w:rsid w:val="00416E9F"/>
    <w:rsid w:val="004171B3"/>
    <w:rsid w:val="00417517"/>
    <w:rsid w:val="00417A79"/>
    <w:rsid w:val="00417D81"/>
    <w:rsid w:val="004211E9"/>
    <w:rsid w:val="0042124D"/>
    <w:rsid w:val="004214C4"/>
    <w:rsid w:val="004215DD"/>
    <w:rsid w:val="00421A15"/>
    <w:rsid w:val="00421C73"/>
    <w:rsid w:val="004225C5"/>
    <w:rsid w:val="00422A47"/>
    <w:rsid w:val="00422C08"/>
    <w:rsid w:val="00423899"/>
    <w:rsid w:val="00424650"/>
    <w:rsid w:val="004247E1"/>
    <w:rsid w:val="00425A63"/>
    <w:rsid w:val="00425BCC"/>
    <w:rsid w:val="0042605D"/>
    <w:rsid w:val="0042699B"/>
    <w:rsid w:val="00427F81"/>
    <w:rsid w:val="00430494"/>
    <w:rsid w:val="00431790"/>
    <w:rsid w:val="0043218B"/>
    <w:rsid w:val="00432A7E"/>
    <w:rsid w:val="00432AB7"/>
    <w:rsid w:val="00432AE9"/>
    <w:rsid w:val="00432B86"/>
    <w:rsid w:val="00434503"/>
    <w:rsid w:val="00434630"/>
    <w:rsid w:val="00434C85"/>
    <w:rsid w:val="00435509"/>
    <w:rsid w:val="00435B3D"/>
    <w:rsid w:val="00436190"/>
    <w:rsid w:val="00436832"/>
    <w:rsid w:val="00436AD0"/>
    <w:rsid w:val="0043712E"/>
    <w:rsid w:val="00437272"/>
    <w:rsid w:val="00437511"/>
    <w:rsid w:val="00437917"/>
    <w:rsid w:val="00437B70"/>
    <w:rsid w:val="00437D5F"/>
    <w:rsid w:val="00437E60"/>
    <w:rsid w:val="00437F4D"/>
    <w:rsid w:val="0044017C"/>
    <w:rsid w:val="00440D96"/>
    <w:rsid w:val="00440FFE"/>
    <w:rsid w:val="004423D8"/>
    <w:rsid w:val="00442E27"/>
    <w:rsid w:val="0044340E"/>
    <w:rsid w:val="00443C29"/>
    <w:rsid w:val="00443E6F"/>
    <w:rsid w:val="004445BB"/>
    <w:rsid w:val="0044474A"/>
    <w:rsid w:val="00445160"/>
    <w:rsid w:val="00445FD6"/>
    <w:rsid w:val="00446440"/>
    <w:rsid w:val="00446ACE"/>
    <w:rsid w:val="0044722F"/>
    <w:rsid w:val="00447F18"/>
    <w:rsid w:val="00450024"/>
    <w:rsid w:val="004505DE"/>
    <w:rsid w:val="00450A9E"/>
    <w:rsid w:val="00450BF2"/>
    <w:rsid w:val="004511C8"/>
    <w:rsid w:val="00451D4E"/>
    <w:rsid w:val="004521DA"/>
    <w:rsid w:val="004524EF"/>
    <w:rsid w:val="0045261B"/>
    <w:rsid w:val="00453062"/>
    <w:rsid w:val="004531EC"/>
    <w:rsid w:val="00453996"/>
    <w:rsid w:val="00453AEA"/>
    <w:rsid w:val="004542AC"/>
    <w:rsid w:val="00454755"/>
    <w:rsid w:val="00454B2B"/>
    <w:rsid w:val="00454D23"/>
    <w:rsid w:val="00454F1C"/>
    <w:rsid w:val="00455B45"/>
    <w:rsid w:val="004560E5"/>
    <w:rsid w:val="00457453"/>
    <w:rsid w:val="00460872"/>
    <w:rsid w:val="00460D13"/>
    <w:rsid w:val="00461F9C"/>
    <w:rsid w:val="004621FB"/>
    <w:rsid w:val="00462682"/>
    <w:rsid w:val="00463A35"/>
    <w:rsid w:val="0046558D"/>
    <w:rsid w:val="00465A32"/>
    <w:rsid w:val="0046608D"/>
    <w:rsid w:val="0046664B"/>
    <w:rsid w:val="00466835"/>
    <w:rsid w:val="0046687F"/>
    <w:rsid w:val="00466C5B"/>
    <w:rsid w:val="00466F39"/>
    <w:rsid w:val="004700E4"/>
    <w:rsid w:val="004706E9"/>
    <w:rsid w:val="00470AB7"/>
    <w:rsid w:val="00471B3B"/>
    <w:rsid w:val="00471D89"/>
    <w:rsid w:val="004725A1"/>
    <w:rsid w:val="004727A8"/>
    <w:rsid w:val="004729BB"/>
    <w:rsid w:val="00473494"/>
    <w:rsid w:val="00473581"/>
    <w:rsid w:val="0047379E"/>
    <w:rsid w:val="00473E93"/>
    <w:rsid w:val="00474032"/>
    <w:rsid w:val="0047482B"/>
    <w:rsid w:val="004749E9"/>
    <w:rsid w:val="00474C85"/>
    <w:rsid w:val="004756D7"/>
    <w:rsid w:val="004760C4"/>
    <w:rsid w:val="00476D64"/>
    <w:rsid w:val="00477959"/>
    <w:rsid w:val="00477EA8"/>
    <w:rsid w:val="00480FCE"/>
    <w:rsid w:val="004812C7"/>
    <w:rsid w:val="004820DE"/>
    <w:rsid w:val="004835D9"/>
    <w:rsid w:val="004839C9"/>
    <w:rsid w:val="00484504"/>
    <w:rsid w:val="0048537C"/>
    <w:rsid w:val="004859A9"/>
    <w:rsid w:val="00485B0E"/>
    <w:rsid w:val="00487A05"/>
    <w:rsid w:val="00487E2A"/>
    <w:rsid w:val="004907A1"/>
    <w:rsid w:val="00490C45"/>
    <w:rsid w:val="004910A7"/>
    <w:rsid w:val="0049116A"/>
    <w:rsid w:val="00491236"/>
    <w:rsid w:val="0049136D"/>
    <w:rsid w:val="004913E8"/>
    <w:rsid w:val="00492046"/>
    <w:rsid w:val="004924FA"/>
    <w:rsid w:val="00492A8C"/>
    <w:rsid w:val="00492BD4"/>
    <w:rsid w:val="00493960"/>
    <w:rsid w:val="004939E8"/>
    <w:rsid w:val="00494665"/>
    <w:rsid w:val="00494872"/>
    <w:rsid w:val="00494FC9"/>
    <w:rsid w:val="00495CA6"/>
    <w:rsid w:val="0049604F"/>
    <w:rsid w:val="00496316"/>
    <w:rsid w:val="0049652F"/>
    <w:rsid w:val="00496AD3"/>
    <w:rsid w:val="004971E5"/>
    <w:rsid w:val="00497A8A"/>
    <w:rsid w:val="004A0363"/>
    <w:rsid w:val="004A09CB"/>
    <w:rsid w:val="004A0FB0"/>
    <w:rsid w:val="004A116B"/>
    <w:rsid w:val="004A1B38"/>
    <w:rsid w:val="004A23DD"/>
    <w:rsid w:val="004A245E"/>
    <w:rsid w:val="004A30FD"/>
    <w:rsid w:val="004A3265"/>
    <w:rsid w:val="004A342A"/>
    <w:rsid w:val="004A358E"/>
    <w:rsid w:val="004A3695"/>
    <w:rsid w:val="004A3793"/>
    <w:rsid w:val="004A3F55"/>
    <w:rsid w:val="004A40F3"/>
    <w:rsid w:val="004A4205"/>
    <w:rsid w:val="004A489F"/>
    <w:rsid w:val="004A499B"/>
    <w:rsid w:val="004A4AA6"/>
    <w:rsid w:val="004A4DCC"/>
    <w:rsid w:val="004A54F7"/>
    <w:rsid w:val="004A578B"/>
    <w:rsid w:val="004A59F1"/>
    <w:rsid w:val="004A5BD0"/>
    <w:rsid w:val="004A5E61"/>
    <w:rsid w:val="004A6C3F"/>
    <w:rsid w:val="004A6E3B"/>
    <w:rsid w:val="004A7F48"/>
    <w:rsid w:val="004B00A7"/>
    <w:rsid w:val="004B0CF4"/>
    <w:rsid w:val="004B0D42"/>
    <w:rsid w:val="004B15AA"/>
    <w:rsid w:val="004B169A"/>
    <w:rsid w:val="004B23C4"/>
    <w:rsid w:val="004B28AD"/>
    <w:rsid w:val="004B28D5"/>
    <w:rsid w:val="004B2E2C"/>
    <w:rsid w:val="004B35BC"/>
    <w:rsid w:val="004B4983"/>
    <w:rsid w:val="004B5512"/>
    <w:rsid w:val="004B5576"/>
    <w:rsid w:val="004B5770"/>
    <w:rsid w:val="004B59B8"/>
    <w:rsid w:val="004B5DE7"/>
    <w:rsid w:val="004B6560"/>
    <w:rsid w:val="004B6F31"/>
    <w:rsid w:val="004B71B2"/>
    <w:rsid w:val="004B7607"/>
    <w:rsid w:val="004B7C3F"/>
    <w:rsid w:val="004C013F"/>
    <w:rsid w:val="004C031E"/>
    <w:rsid w:val="004C1449"/>
    <w:rsid w:val="004C152E"/>
    <w:rsid w:val="004C1CAD"/>
    <w:rsid w:val="004C208C"/>
    <w:rsid w:val="004C232B"/>
    <w:rsid w:val="004C2975"/>
    <w:rsid w:val="004C2A79"/>
    <w:rsid w:val="004C2E82"/>
    <w:rsid w:val="004C371A"/>
    <w:rsid w:val="004C41A3"/>
    <w:rsid w:val="004C459E"/>
    <w:rsid w:val="004C4809"/>
    <w:rsid w:val="004C48EF"/>
    <w:rsid w:val="004C5231"/>
    <w:rsid w:val="004C5492"/>
    <w:rsid w:val="004C5C18"/>
    <w:rsid w:val="004C6544"/>
    <w:rsid w:val="004C6550"/>
    <w:rsid w:val="004C6B42"/>
    <w:rsid w:val="004C6B99"/>
    <w:rsid w:val="004C6C06"/>
    <w:rsid w:val="004C7902"/>
    <w:rsid w:val="004C7BD8"/>
    <w:rsid w:val="004C7C17"/>
    <w:rsid w:val="004C7C6F"/>
    <w:rsid w:val="004D07CC"/>
    <w:rsid w:val="004D1250"/>
    <w:rsid w:val="004D29F8"/>
    <w:rsid w:val="004D2C58"/>
    <w:rsid w:val="004D2DBF"/>
    <w:rsid w:val="004D2E2E"/>
    <w:rsid w:val="004D3B65"/>
    <w:rsid w:val="004D445A"/>
    <w:rsid w:val="004D4B2F"/>
    <w:rsid w:val="004D5C96"/>
    <w:rsid w:val="004D651A"/>
    <w:rsid w:val="004D6C76"/>
    <w:rsid w:val="004D6E26"/>
    <w:rsid w:val="004D736D"/>
    <w:rsid w:val="004D73DA"/>
    <w:rsid w:val="004D7567"/>
    <w:rsid w:val="004D768B"/>
    <w:rsid w:val="004D7930"/>
    <w:rsid w:val="004E00AC"/>
    <w:rsid w:val="004E053A"/>
    <w:rsid w:val="004E0766"/>
    <w:rsid w:val="004E255B"/>
    <w:rsid w:val="004E25D6"/>
    <w:rsid w:val="004E2681"/>
    <w:rsid w:val="004E271C"/>
    <w:rsid w:val="004E283C"/>
    <w:rsid w:val="004E2A01"/>
    <w:rsid w:val="004E3063"/>
    <w:rsid w:val="004E330E"/>
    <w:rsid w:val="004E3B1B"/>
    <w:rsid w:val="004E45F0"/>
    <w:rsid w:val="004E4BF0"/>
    <w:rsid w:val="004E512E"/>
    <w:rsid w:val="004E5216"/>
    <w:rsid w:val="004E528C"/>
    <w:rsid w:val="004E5CCE"/>
    <w:rsid w:val="004E6552"/>
    <w:rsid w:val="004E66F0"/>
    <w:rsid w:val="004E6DA4"/>
    <w:rsid w:val="004E7FF5"/>
    <w:rsid w:val="004F0309"/>
    <w:rsid w:val="004F0DB0"/>
    <w:rsid w:val="004F0F35"/>
    <w:rsid w:val="004F1405"/>
    <w:rsid w:val="004F15E6"/>
    <w:rsid w:val="004F19A1"/>
    <w:rsid w:val="004F20D8"/>
    <w:rsid w:val="004F2201"/>
    <w:rsid w:val="004F2AF5"/>
    <w:rsid w:val="004F2D0F"/>
    <w:rsid w:val="004F303C"/>
    <w:rsid w:val="004F3536"/>
    <w:rsid w:val="004F371C"/>
    <w:rsid w:val="004F3834"/>
    <w:rsid w:val="004F3900"/>
    <w:rsid w:val="004F3D14"/>
    <w:rsid w:val="004F419C"/>
    <w:rsid w:val="004F4A95"/>
    <w:rsid w:val="004F4EB6"/>
    <w:rsid w:val="004F527D"/>
    <w:rsid w:val="004F552D"/>
    <w:rsid w:val="004F5AC9"/>
    <w:rsid w:val="004F69C4"/>
    <w:rsid w:val="004F70BD"/>
    <w:rsid w:val="004F7A73"/>
    <w:rsid w:val="004FF653"/>
    <w:rsid w:val="00500A68"/>
    <w:rsid w:val="00500D53"/>
    <w:rsid w:val="005012E0"/>
    <w:rsid w:val="005025BA"/>
    <w:rsid w:val="00502A0E"/>
    <w:rsid w:val="00502CF2"/>
    <w:rsid w:val="00503DAE"/>
    <w:rsid w:val="005053D2"/>
    <w:rsid w:val="00505705"/>
    <w:rsid w:val="00506003"/>
    <w:rsid w:val="00506294"/>
    <w:rsid w:val="00506695"/>
    <w:rsid w:val="005068C6"/>
    <w:rsid w:val="00506BD0"/>
    <w:rsid w:val="00506E5C"/>
    <w:rsid w:val="00506EAA"/>
    <w:rsid w:val="00506F43"/>
    <w:rsid w:val="005074C5"/>
    <w:rsid w:val="00507AD9"/>
    <w:rsid w:val="005111BC"/>
    <w:rsid w:val="00511461"/>
    <w:rsid w:val="00511C7B"/>
    <w:rsid w:val="005120B3"/>
    <w:rsid w:val="005133AE"/>
    <w:rsid w:val="0051408C"/>
    <w:rsid w:val="00514367"/>
    <w:rsid w:val="00514B8D"/>
    <w:rsid w:val="00514E1C"/>
    <w:rsid w:val="00516254"/>
    <w:rsid w:val="00516546"/>
    <w:rsid w:val="00517574"/>
    <w:rsid w:val="00517A0B"/>
    <w:rsid w:val="00517BCC"/>
    <w:rsid w:val="00517D68"/>
    <w:rsid w:val="0051BCBB"/>
    <w:rsid w:val="00520E75"/>
    <w:rsid w:val="005215CF"/>
    <w:rsid w:val="0052267B"/>
    <w:rsid w:val="005229F4"/>
    <w:rsid w:val="00523CBB"/>
    <w:rsid w:val="005249C8"/>
    <w:rsid w:val="00524D14"/>
    <w:rsid w:val="005251F3"/>
    <w:rsid w:val="005254B1"/>
    <w:rsid w:val="00525D70"/>
    <w:rsid w:val="00525F70"/>
    <w:rsid w:val="005262B7"/>
    <w:rsid w:val="00526339"/>
    <w:rsid w:val="0052679C"/>
    <w:rsid w:val="0052694B"/>
    <w:rsid w:val="0052699A"/>
    <w:rsid w:val="00526AC3"/>
    <w:rsid w:val="00526F20"/>
    <w:rsid w:val="00527FC6"/>
    <w:rsid w:val="0053124A"/>
    <w:rsid w:val="00531E50"/>
    <w:rsid w:val="005321EA"/>
    <w:rsid w:val="00533656"/>
    <w:rsid w:val="00533B20"/>
    <w:rsid w:val="00534490"/>
    <w:rsid w:val="005346D7"/>
    <w:rsid w:val="00534F89"/>
    <w:rsid w:val="00535514"/>
    <w:rsid w:val="00536651"/>
    <w:rsid w:val="00537A51"/>
    <w:rsid w:val="00537E5C"/>
    <w:rsid w:val="005400B8"/>
    <w:rsid w:val="005404A8"/>
    <w:rsid w:val="00540622"/>
    <w:rsid w:val="00540B0B"/>
    <w:rsid w:val="00540F84"/>
    <w:rsid w:val="005413CA"/>
    <w:rsid w:val="00541984"/>
    <w:rsid w:val="00541997"/>
    <w:rsid w:val="00542474"/>
    <w:rsid w:val="00542D6B"/>
    <w:rsid w:val="00542D8B"/>
    <w:rsid w:val="005430CC"/>
    <w:rsid w:val="00543AA2"/>
    <w:rsid w:val="005445DA"/>
    <w:rsid w:val="0054490E"/>
    <w:rsid w:val="00545BB1"/>
    <w:rsid w:val="00545C2E"/>
    <w:rsid w:val="00545D22"/>
    <w:rsid w:val="00546ADD"/>
    <w:rsid w:val="00546C45"/>
    <w:rsid w:val="00547B9A"/>
    <w:rsid w:val="00550ADB"/>
    <w:rsid w:val="00551065"/>
    <w:rsid w:val="00551086"/>
    <w:rsid w:val="00551EA7"/>
    <w:rsid w:val="0055275A"/>
    <w:rsid w:val="00552855"/>
    <w:rsid w:val="00552F0A"/>
    <w:rsid w:val="005531E2"/>
    <w:rsid w:val="005532C4"/>
    <w:rsid w:val="0055374E"/>
    <w:rsid w:val="00553D69"/>
    <w:rsid w:val="0055422C"/>
    <w:rsid w:val="005544C1"/>
    <w:rsid w:val="005544F2"/>
    <w:rsid w:val="00554861"/>
    <w:rsid w:val="00554A90"/>
    <w:rsid w:val="005556D4"/>
    <w:rsid w:val="005562D4"/>
    <w:rsid w:val="00556581"/>
    <w:rsid w:val="0055685E"/>
    <w:rsid w:val="00556A65"/>
    <w:rsid w:val="005576F2"/>
    <w:rsid w:val="00557C00"/>
    <w:rsid w:val="005600CA"/>
    <w:rsid w:val="005604D9"/>
    <w:rsid w:val="00560BA9"/>
    <w:rsid w:val="00560EDD"/>
    <w:rsid w:val="00562FC0"/>
    <w:rsid w:val="00563CA4"/>
    <w:rsid w:val="005643A6"/>
    <w:rsid w:val="005648CD"/>
    <w:rsid w:val="00564DD4"/>
    <w:rsid w:val="005664B9"/>
    <w:rsid w:val="00566683"/>
    <w:rsid w:val="00567833"/>
    <w:rsid w:val="00570409"/>
    <w:rsid w:val="005707E4"/>
    <w:rsid w:val="00570D95"/>
    <w:rsid w:val="00570E80"/>
    <w:rsid w:val="005710EC"/>
    <w:rsid w:val="00571663"/>
    <w:rsid w:val="00571C75"/>
    <w:rsid w:val="00571D8D"/>
    <w:rsid w:val="00572293"/>
    <w:rsid w:val="00572B4E"/>
    <w:rsid w:val="00572D02"/>
    <w:rsid w:val="0057327E"/>
    <w:rsid w:val="00573526"/>
    <w:rsid w:val="00573D41"/>
    <w:rsid w:val="0057420C"/>
    <w:rsid w:val="0057431D"/>
    <w:rsid w:val="005743FF"/>
    <w:rsid w:val="0057472D"/>
    <w:rsid w:val="00574A12"/>
    <w:rsid w:val="00575504"/>
    <w:rsid w:val="00575D5E"/>
    <w:rsid w:val="005769E3"/>
    <w:rsid w:val="00576F92"/>
    <w:rsid w:val="00577457"/>
    <w:rsid w:val="005776F4"/>
    <w:rsid w:val="0057770B"/>
    <w:rsid w:val="0057787D"/>
    <w:rsid w:val="00577A96"/>
    <w:rsid w:val="005803A6"/>
    <w:rsid w:val="00581BB5"/>
    <w:rsid w:val="00581D44"/>
    <w:rsid w:val="00583294"/>
    <w:rsid w:val="0058370E"/>
    <w:rsid w:val="00583BB6"/>
    <w:rsid w:val="0058478C"/>
    <w:rsid w:val="005847F2"/>
    <w:rsid w:val="00584C94"/>
    <w:rsid w:val="00585077"/>
    <w:rsid w:val="0058569D"/>
    <w:rsid w:val="00586D56"/>
    <w:rsid w:val="00586DFA"/>
    <w:rsid w:val="0059024C"/>
    <w:rsid w:val="00590D81"/>
    <w:rsid w:val="00592A49"/>
    <w:rsid w:val="00592B02"/>
    <w:rsid w:val="00593958"/>
    <w:rsid w:val="0059397A"/>
    <w:rsid w:val="0059471E"/>
    <w:rsid w:val="005948A3"/>
    <w:rsid w:val="00594D7A"/>
    <w:rsid w:val="00594F6A"/>
    <w:rsid w:val="00594F8F"/>
    <w:rsid w:val="0059514A"/>
    <w:rsid w:val="005959C1"/>
    <w:rsid w:val="00595C58"/>
    <w:rsid w:val="00595CD7"/>
    <w:rsid w:val="00596CFE"/>
    <w:rsid w:val="00597411"/>
    <w:rsid w:val="0059775E"/>
    <w:rsid w:val="00597870"/>
    <w:rsid w:val="005979FD"/>
    <w:rsid w:val="005A03EE"/>
    <w:rsid w:val="005A0CEF"/>
    <w:rsid w:val="005A1175"/>
    <w:rsid w:val="005A15EB"/>
    <w:rsid w:val="005A1621"/>
    <w:rsid w:val="005A1855"/>
    <w:rsid w:val="005A24EA"/>
    <w:rsid w:val="005A27C1"/>
    <w:rsid w:val="005A2EF8"/>
    <w:rsid w:val="005A34A1"/>
    <w:rsid w:val="005A36FF"/>
    <w:rsid w:val="005A4295"/>
    <w:rsid w:val="005A50ED"/>
    <w:rsid w:val="005A51CD"/>
    <w:rsid w:val="005A54D6"/>
    <w:rsid w:val="005A5FE9"/>
    <w:rsid w:val="005A6569"/>
    <w:rsid w:val="005A69D9"/>
    <w:rsid w:val="005B0794"/>
    <w:rsid w:val="005B0D1D"/>
    <w:rsid w:val="005B0E19"/>
    <w:rsid w:val="005B108A"/>
    <w:rsid w:val="005B139D"/>
    <w:rsid w:val="005B203F"/>
    <w:rsid w:val="005B2C57"/>
    <w:rsid w:val="005B2EDD"/>
    <w:rsid w:val="005B4275"/>
    <w:rsid w:val="005B42E6"/>
    <w:rsid w:val="005B46F8"/>
    <w:rsid w:val="005B65CB"/>
    <w:rsid w:val="005B66DA"/>
    <w:rsid w:val="005B6CE8"/>
    <w:rsid w:val="005C0A74"/>
    <w:rsid w:val="005C13AE"/>
    <w:rsid w:val="005C1538"/>
    <w:rsid w:val="005C1A8F"/>
    <w:rsid w:val="005C1AC7"/>
    <w:rsid w:val="005C1ED1"/>
    <w:rsid w:val="005C26DE"/>
    <w:rsid w:val="005C2CB9"/>
    <w:rsid w:val="005C2FD7"/>
    <w:rsid w:val="005C34E5"/>
    <w:rsid w:val="005C3E8C"/>
    <w:rsid w:val="005C4BE0"/>
    <w:rsid w:val="005C4DCE"/>
    <w:rsid w:val="005C4DD1"/>
    <w:rsid w:val="005C562D"/>
    <w:rsid w:val="005C563F"/>
    <w:rsid w:val="005C5935"/>
    <w:rsid w:val="005C5E9E"/>
    <w:rsid w:val="005C625F"/>
    <w:rsid w:val="005C6A33"/>
    <w:rsid w:val="005C7204"/>
    <w:rsid w:val="005C7977"/>
    <w:rsid w:val="005C79B0"/>
    <w:rsid w:val="005C7AFB"/>
    <w:rsid w:val="005C7E8D"/>
    <w:rsid w:val="005C7F68"/>
    <w:rsid w:val="005D0113"/>
    <w:rsid w:val="005D0134"/>
    <w:rsid w:val="005D0187"/>
    <w:rsid w:val="005D0BD3"/>
    <w:rsid w:val="005D0CB9"/>
    <w:rsid w:val="005D1D4D"/>
    <w:rsid w:val="005D1FE0"/>
    <w:rsid w:val="005D223A"/>
    <w:rsid w:val="005D2C5E"/>
    <w:rsid w:val="005D2F36"/>
    <w:rsid w:val="005D3501"/>
    <w:rsid w:val="005D3F50"/>
    <w:rsid w:val="005D52C8"/>
    <w:rsid w:val="005D6171"/>
    <w:rsid w:val="005D7146"/>
    <w:rsid w:val="005E0790"/>
    <w:rsid w:val="005E094B"/>
    <w:rsid w:val="005E0973"/>
    <w:rsid w:val="005E1377"/>
    <w:rsid w:val="005E1CE3"/>
    <w:rsid w:val="005E1E1B"/>
    <w:rsid w:val="005E1E45"/>
    <w:rsid w:val="005E20CB"/>
    <w:rsid w:val="005E4A52"/>
    <w:rsid w:val="005E5865"/>
    <w:rsid w:val="005E610A"/>
    <w:rsid w:val="005E63C7"/>
    <w:rsid w:val="005E650F"/>
    <w:rsid w:val="005E65CB"/>
    <w:rsid w:val="005E6C17"/>
    <w:rsid w:val="005E7B96"/>
    <w:rsid w:val="005E7BD4"/>
    <w:rsid w:val="005E7C2F"/>
    <w:rsid w:val="005F01AE"/>
    <w:rsid w:val="005F19F5"/>
    <w:rsid w:val="005F2A27"/>
    <w:rsid w:val="005F3400"/>
    <w:rsid w:val="005F3A1C"/>
    <w:rsid w:val="005F3EDA"/>
    <w:rsid w:val="005F41E6"/>
    <w:rsid w:val="005F45A1"/>
    <w:rsid w:val="005F51A1"/>
    <w:rsid w:val="005F53C0"/>
    <w:rsid w:val="005F5929"/>
    <w:rsid w:val="005F5AC9"/>
    <w:rsid w:val="005F5DBF"/>
    <w:rsid w:val="005F629F"/>
    <w:rsid w:val="005F6931"/>
    <w:rsid w:val="005F6FF7"/>
    <w:rsid w:val="00600060"/>
    <w:rsid w:val="00600C0B"/>
    <w:rsid w:val="00600ED9"/>
    <w:rsid w:val="00601868"/>
    <w:rsid w:val="0060276F"/>
    <w:rsid w:val="006028E7"/>
    <w:rsid w:val="006030CD"/>
    <w:rsid w:val="006032E8"/>
    <w:rsid w:val="00603939"/>
    <w:rsid w:val="00603E90"/>
    <w:rsid w:val="00604239"/>
    <w:rsid w:val="00604331"/>
    <w:rsid w:val="00604CD4"/>
    <w:rsid w:val="00604CFF"/>
    <w:rsid w:val="00604E84"/>
    <w:rsid w:val="00605504"/>
    <w:rsid w:val="00605771"/>
    <w:rsid w:val="00605D14"/>
    <w:rsid w:val="00606018"/>
    <w:rsid w:val="00606064"/>
    <w:rsid w:val="0060692B"/>
    <w:rsid w:val="00606BEA"/>
    <w:rsid w:val="00607211"/>
    <w:rsid w:val="00607314"/>
    <w:rsid w:val="006074E4"/>
    <w:rsid w:val="00607986"/>
    <w:rsid w:val="00607D67"/>
    <w:rsid w:val="00607E63"/>
    <w:rsid w:val="0061022F"/>
    <w:rsid w:val="00610EA6"/>
    <w:rsid w:val="00611455"/>
    <w:rsid w:val="00611826"/>
    <w:rsid w:val="00611BD6"/>
    <w:rsid w:val="00612088"/>
    <w:rsid w:val="00612803"/>
    <w:rsid w:val="0061345D"/>
    <w:rsid w:val="0061423E"/>
    <w:rsid w:val="00614319"/>
    <w:rsid w:val="0061441A"/>
    <w:rsid w:val="00615C87"/>
    <w:rsid w:val="00615E08"/>
    <w:rsid w:val="006168C4"/>
    <w:rsid w:val="00616C13"/>
    <w:rsid w:val="00617034"/>
    <w:rsid w:val="006213A4"/>
    <w:rsid w:val="0062326D"/>
    <w:rsid w:val="00623B48"/>
    <w:rsid w:val="00623BC3"/>
    <w:rsid w:val="00623CB8"/>
    <w:rsid w:val="00623D31"/>
    <w:rsid w:val="006242F4"/>
    <w:rsid w:val="00624C75"/>
    <w:rsid w:val="00625B36"/>
    <w:rsid w:val="006260D2"/>
    <w:rsid w:val="0062679F"/>
    <w:rsid w:val="00627898"/>
    <w:rsid w:val="0062EC9E"/>
    <w:rsid w:val="006300C1"/>
    <w:rsid w:val="0063021F"/>
    <w:rsid w:val="006302E1"/>
    <w:rsid w:val="00631C17"/>
    <w:rsid w:val="0063257F"/>
    <w:rsid w:val="006335FE"/>
    <w:rsid w:val="00633C54"/>
    <w:rsid w:val="00633D0A"/>
    <w:rsid w:val="0063430C"/>
    <w:rsid w:val="00634AF6"/>
    <w:rsid w:val="00635121"/>
    <w:rsid w:val="006357A8"/>
    <w:rsid w:val="006358AF"/>
    <w:rsid w:val="00635BC2"/>
    <w:rsid w:val="00636923"/>
    <w:rsid w:val="00637098"/>
    <w:rsid w:val="0064017E"/>
    <w:rsid w:val="006402A8"/>
    <w:rsid w:val="00640330"/>
    <w:rsid w:val="00640663"/>
    <w:rsid w:val="0064084A"/>
    <w:rsid w:val="006430CB"/>
    <w:rsid w:val="0064392D"/>
    <w:rsid w:val="00643AA8"/>
    <w:rsid w:val="006445B7"/>
    <w:rsid w:val="00644D68"/>
    <w:rsid w:val="006452BB"/>
    <w:rsid w:val="00646479"/>
    <w:rsid w:val="00646519"/>
    <w:rsid w:val="006469FB"/>
    <w:rsid w:val="00646BAB"/>
    <w:rsid w:val="006475C2"/>
    <w:rsid w:val="00647F51"/>
    <w:rsid w:val="00650D10"/>
    <w:rsid w:val="0065105C"/>
    <w:rsid w:val="00651665"/>
    <w:rsid w:val="0065171F"/>
    <w:rsid w:val="00651D78"/>
    <w:rsid w:val="006522EB"/>
    <w:rsid w:val="006529EB"/>
    <w:rsid w:val="00652AD2"/>
    <w:rsid w:val="00653423"/>
    <w:rsid w:val="006534A1"/>
    <w:rsid w:val="00653542"/>
    <w:rsid w:val="00654D61"/>
    <w:rsid w:val="006551D3"/>
    <w:rsid w:val="0065537C"/>
    <w:rsid w:val="00656471"/>
    <w:rsid w:val="00657CD5"/>
    <w:rsid w:val="00657E11"/>
    <w:rsid w:val="00660550"/>
    <w:rsid w:val="006611C9"/>
    <w:rsid w:val="00661779"/>
    <w:rsid w:val="00661C2A"/>
    <w:rsid w:val="00661C96"/>
    <w:rsid w:val="0066299B"/>
    <w:rsid w:val="00662EF2"/>
    <w:rsid w:val="00664CFC"/>
    <w:rsid w:val="00664F84"/>
    <w:rsid w:val="006659D0"/>
    <w:rsid w:val="00665B7B"/>
    <w:rsid w:val="00666060"/>
    <w:rsid w:val="00666173"/>
    <w:rsid w:val="00666258"/>
    <w:rsid w:val="0066626E"/>
    <w:rsid w:val="006665FF"/>
    <w:rsid w:val="00666643"/>
    <w:rsid w:val="00666689"/>
    <w:rsid w:val="00666E19"/>
    <w:rsid w:val="00666F7E"/>
    <w:rsid w:val="00667371"/>
    <w:rsid w:val="006673F6"/>
    <w:rsid w:val="00667805"/>
    <w:rsid w:val="00667C6C"/>
    <w:rsid w:val="00667F25"/>
    <w:rsid w:val="00670A16"/>
    <w:rsid w:val="00670CBB"/>
    <w:rsid w:val="00671498"/>
    <w:rsid w:val="00671A8C"/>
    <w:rsid w:val="00671D1B"/>
    <w:rsid w:val="006720D8"/>
    <w:rsid w:val="0067225C"/>
    <w:rsid w:val="00672358"/>
    <w:rsid w:val="0067282E"/>
    <w:rsid w:val="00672847"/>
    <w:rsid w:val="00672D22"/>
    <w:rsid w:val="00673A1B"/>
    <w:rsid w:val="00673DC1"/>
    <w:rsid w:val="00673E51"/>
    <w:rsid w:val="00673F36"/>
    <w:rsid w:val="00675130"/>
    <w:rsid w:val="00675858"/>
    <w:rsid w:val="00676424"/>
    <w:rsid w:val="0067644F"/>
    <w:rsid w:val="00676AB2"/>
    <w:rsid w:val="00676B00"/>
    <w:rsid w:val="006774E5"/>
    <w:rsid w:val="00677748"/>
    <w:rsid w:val="006778F4"/>
    <w:rsid w:val="0067AB50"/>
    <w:rsid w:val="0068006F"/>
    <w:rsid w:val="006801E7"/>
    <w:rsid w:val="00681FAC"/>
    <w:rsid w:val="00681FEE"/>
    <w:rsid w:val="00682C1B"/>
    <w:rsid w:val="00683D0E"/>
    <w:rsid w:val="00683D1A"/>
    <w:rsid w:val="00683F3C"/>
    <w:rsid w:val="006853B1"/>
    <w:rsid w:val="006854E6"/>
    <w:rsid w:val="00686512"/>
    <w:rsid w:val="006866D8"/>
    <w:rsid w:val="0068706E"/>
    <w:rsid w:val="00687107"/>
    <w:rsid w:val="00687E24"/>
    <w:rsid w:val="00690BE9"/>
    <w:rsid w:val="00690F79"/>
    <w:rsid w:val="00690FE5"/>
    <w:rsid w:val="00691132"/>
    <w:rsid w:val="00691223"/>
    <w:rsid w:val="00692172"/>
    <w:rsid w:val="006923C4"/>
    <w:rsid w:val="00693E63"/>
    <w:rsid w:val="00694611"/>
    <w:rsid w:val="00694A9E"/>
    <w:rsid w:val="006959A4"/>
    <w:rsid w:val="00695EE0"/>
    <w:rsid w:val="00696A97"/>
    <w:rsid w:val="00696C4B"/>
    <w:rsid w:val="00697164"/>
    <w:rsid w:val="0069733D"/>
    <w:rsid w:val="00697900"/>
    <w:rsid w:val="006A0CF4"/>
    <w:rsid w:val="006A1012"/>
    <w:rsid w:val="006A13EC"/>
    <w:rsid w:val="006A2989"/>
    <w:rsid w:val="006A2DFB"/>
    <w:rsid w:val="006A384A"/>
    <w:rsid w:val="006A493D"/>
    <w:rsid w:val="006A5325"/>
    <w:rsid w:val="006A59F4"/>
    <w:rsid w:val="006A5BF9"/>
    <w:rsid w:val="006A5E98"/>
    <w:rsid w:val="006A5F93"/>
    <w:rsid w:val="006A5FCC"/>
    <w:rsid w:val="006A5FE9"/>
    <w:rsid w:val="006A6652"/>
    <w:rsid w:val="006A6B31"/>
    <w:rsid w:val="006A6C86"/>
    <w:rsid w:val="006A7B25"/>
    <w:rsid w:val="006B13CA"/>
    <w:rsid w:val="006B2BD4"/>
    <w:rsid w:val="006B32D6"/>
    <w:rsid w:val="006B32F0"/>
    <w:rsid w:val="006B4192"/>
    <w:rsid w:val="006B468B"/>
    <w:rsid w:val="006B49DC"/>
    <w:rsid w:val="006B4A00"/>
    <w:rsid w:val="006B51E6"/>
    <w:rsid w:val="006B553E"/>
    <w:rsid w:val="006B5DDF"/>
    <w:rsid w:val="006B660B"/>
    <w:rsid w:val="006B667C"/>
    <w:rsid w:val="006B6A96"/>
    <w:rsid w:val="006B747A"/>
    <w:rsid w:val="006C094B"/>
    <w:rsid w:val="006C134B"/>
    <w:rsid w:val="006C13AA"/>
    <w:rsid w:val="006C21A2"/>
    <w:rsid w:val="006C224A"/>
    <w:rsid w:val="006C24D6"/>
    <w:rsid w:val="006C2763"/>
    <w:rsid w:val="006C285A"/>
    <w:rsid w:val="006C3174"/>
    <w:rsid w:val="006C35CB"/>
    <w:rsid w:val="006C373B"/>
    <w:rsid w:val="006C4099"/>
    <w:rsid w:val="006C44BE"/>
    <w:rsid w:val="006C4820"/>
    <w:rsid w:val="006C62FD"/>
    <w:rsid w:val="006C6AC3"/>
    <w:rsid w:val="006C7333"/>
    <w:rsid w:val="006C7737"/>
    <w:rsid w:val="006D0DEC"/>
    <w:rsid w:val="006D157B"/>
    <w:rsid w:val="006D1EFE"/>
    <w:rsid w:val="006D2290"/>
    <w:rsid w:val="006D298D"/>
    <w:rsid w:val="006D2C2F"/>
    <w:rsid w:val="006D3B1C"/>
    <w:rsid w:val="006D3D53"/>
    <w:rsid w:val="006D3F2E"/>
    <w:rsid w:val="006D4063"/>
    <w:rsid w:val="006D45FA"/>
    <w:rsid w:val="006D479C"/>
    <w:rsid w:val="006D4B90"/>
    <w:rsid w:val="006D548F"/>
    <w:rsid w:val="006D5A02"/>
    <w:rsid w:val="006D5B3D"/>
    <w:rsid w:val="006D5D32"/>
    <w:rsid w:val="006D6119"/>
    <w:rsid w:val="006D61E3"/>
    <w:rsid w:val="006D6936"/>
    <w:rsid w:val="006D6A3E"/>
    <w:rsid w:val="006D6C51"/>
    <w:rsid w:val="006D70DE"/>
    <w:rsid w:val="006D7102"/>
    <w:rsid w:val="006D7293"/>
    <w:rsid w:val="006D7717"/>
    <w:rsid w:val="006D7D9D"/>
    <w:rsid w:val="006D7DAA"/>
    <w:rsid w:val="006E23FE"/>
    <w:rsid w:val="006E2A74"/>
    <w:rsid w:val="006E2EDA"/>
    <w:rsid w:val="006E377E"/>
    <w:rsid w:val="006E3E35"/>
    <w:rsid w:val="006E41EA"/>
    <w:rsid w:val="006E4773"/>
    <w:rsid w:val="006E4943"/>
    <w:rsid w:val="006E4F54"/>
    <w:rsid w:val="006E50CA"/>
    <w:rsid w:val="006E55D4"/>
    <w:rsid w:val="006E615C"/>
    <w:rsid w:val="006E68B2"/>
    <w:rsid w:val="006E6AF6"/>
    <w:rsid w:val="006E6B6B"/>
    <w:rsid w:val="006E6C61"/>
    <w:rsid w:val="006E6EAA"/>
    <w:rsid w:val="006E6ED1"/>
    <w:rsid w:val="006F05DB"/>
    <w:rsid w:val="006F07E8"/>
    <w:rsid w:val="006F0D87"/>
    <w:rsid w:val="006F0FF1"/>
    <w:rsid w:val="006F135C"/>
    <w:rsid w:val="006F15DE"/>
    <w:rsid w:val="006F1789"/>
    <w:rsid w:val="006F1848"/>
    <w:rsid w:val="006F1F84"/>
    <w:rsid w:val="006F362C"/>
    <w:rsid w:val="006F37F2"/>
    <w:rsid w:val="006F50ED"/>
    <w:rsid w:val="006F5406"/>
    <w:rsid w:val="006F550D"/>
    <w:rsid w:val="006F72F9"/>
    <w:rsid w:val="006F7932"/>
    <w:rsid w:val="006F7D86"/>
    <w:rsid w:val="007017BD"/>
    <w:rsid w:val="00701BBC"/>
    <w:rsid w:val="00701D62"/>
    <w:rsid w:val="007025E4"/>
    <w:rsid w:val="007028B8"/>
    <w:rsid w:val="007033D1"/>
    <w:rsid w:val="00704238"/>
    <w:rsid w:val="00704B7B"/>
    <w:rsid w:val="00704E16"/>
    <w:rsid w:val="00705796"/>
    <w:rsid w:val="0070580F"/>
    <w:rsid w:val="00706C8C"/>
    <w:rsid w:val="00707401"/>
    <w:rsid w:val="007075C2"/>
    <w:rsid w:val="0071032D"/>
    <w:rsid w:val="00710519"/>
    <w:rsid w:val="00710725"/>
    <w:rsid w:val="007107F9"/>
    <w:rsid w:val="0071101D"/>
    <w:rsid w:val="00711825"/>
    <w:rsid w:val="00711B6F"/>
    <w:rsid w:val="00711DDE"/>
    <w:rsid w:val="007122BD"/>
    <w:rsid w:val="007126E8"/>
    <w:rsid w:val="00712760"/>
    <w:rsid w:val="00712FD6"/>
    <w:rsid w:val="00713136"/>
    <w:rsid w:val="00713536"/>
    <w:rsid w:val="00713891"/>
    <w:rsid w:val="00714402"/>
    <w:rsid w:val="0071488A"/>
    <w:rsid w:val="00716A48"/>
    <w:rsid w:val="00716A9D"/>
    <w:rsid w:val="00716C66"/>
    <w:rsid w:val="007200D6"/>
    <w:rsid w:val="0072023A"/>
    <w:rsid w:val="00720D85"/>
    <w:rsid w:val="00720EA2"/>
    <w:rsid w:val="00721363"/>
    <w:rsid w:val="00721921"/>
    <w:rsid w:val="007222A6"/>
    <w:rsid w:val="0072274E"/>
    <w:rsid w:val="007227A3"/>
    <w:rsid w:val="00722EC7"/>
    <w:rsid w:val="00722FD2"/>
    <w:rsid w:val="0072309A"/>
    <w:rsid w:val="00723B05"/>
    <w:rsid w:val="00724220"/>
    <w:rsid w:val="007247B1"/>
    <w:rsid w:val="00724DFE"/>
    <w:rsid w:val="007253F1"/>
    <w:rsid w:val="00725DE3"/>
    <w:rsid w:val="00726084"/>
    <w:rsid w:val="00726102"/>
    <w:rsid w:val="0072645B"/>
    <w:rsid w:val="00726A17"/>
    <w:rsid w:val="00726A6A"/>
    <w:rsid w:val="00726E67"/>
    <w:rsid w:val="0073075D"/>
    <w:rsid w:val="0073081C"/>
    <w:rsid w:val="00730ACC"/>
    <w:rsid w:val="0073101E"/>
    <w:rsid w:val="00731359"/>
    <w:rsid w:val="007313CD"/>
    <w:rsid w:val="007314A4"/>
    <w:rsid w:val="00731D8C"/>
    <w:rsid w:val="00731E2C"/>
    <w:rsid w:val="00731FAF"/>
    <w:rsid w:val="00732AA1"/>
    <w:rsid w:val="00732D80"/>
    <w:rsid w:val="00733D10"/>
    <w:rsid w:val="00734694"/>
    <w:rsid w:val="007349D2"/>
    <w:rsid w:val="00735359"/>
    <w:rsid w:val="00735A12"/>
    <w:rsid w:val="007364CE"/>
    <w:rsid w:val="00736661"/>
    <w:rsid w:val="007401A8"/>
    <w:rsid w:val="00741400"/>
    <w:rsid w:val="00741E1F"/>
    <w:rsid w:val="00742209"/>
    <w:rsid w:val="0074357F"/>
    <w:rsid w:val="007437FB"/>
    <w:rsid w:val="0074380D"/>
    <w:rsid w:val="00743DD6"/>
    <w:rsid w:val="00743E38"/>
    <w:rsid w:val="00743F11"/>
    <w:rsid w:val="007442EB"/>
    <w:rsid w:val="00744F11"/>
    <w:rsid w:val="00745534"/>
    <w:rsid w:val="0074560E"/>
    <w:rsid w:val="007456B4"/>
    <w:rsid w:val="00745701"/>
    <w:rsid w:val="00745CAF"/>
    <w:rsid w:val="007462EA"/>
    <w:rsid w:val="0074719D"/>
    <w:rsid w:val="00750632"/>
    <w:rsid w:val="00750BD4"/>
    <w:rsid w:val="00750D95"/>
    <w:rsid w:val="00750F7A"/>
    <w:rsid w:val="0075115C"/>
    <w:rsid w:val="007513EF"/>
    <w:rsid w:val="00751AC0"/>
    <w:rsid w:val="00751BDE"/>
    <w:rsid w:val="007520A5"/>
    <w:rsid w:val="007527E4"/>
    <w:rsid w:val="00752CD1"/>
    <w:rsid w:val="007533EC"/>
    <w:rsid w:val="00753A70"/>
    <w:rsid w:val="00753B31"/>
    <w:rsid w:val="00753DBC"/>
    <w:rsid w:val="00753F80"/>
    <w:rsid w:val="00754732"/>
    <w:rsid w:val="00754F54"/>
    <w:rsid w:val="0075535A"/>
    <w:rsid w:val="007559FA"/>
    <w:rsid w:val="00755A04"/>
    <w:rsid w:val="007569BF"/>
    <w:rsid w:val="0075767A"/>
    <w:rsid w:val="00757969"/>
    <w:rsid w:val="00757A62"/>
    <w:rsid w:val="00757C42"/>
    <w:rsid w:val="00757E03"/>
    <w:rsid w:val="007601A4"/>
    <w:rsid w:val="0076032B"/>
    <w:rsid w:val="00760660"/>
    <w:rsid w:val="00761615"/>
    <w:rsid w:val="00761B4B"/>
    <w:rsid w:val="00762176"/>
    <w:rsid w:val="007648BF"/>
    <w:rsid w:val="00764ACD"/>
    <w:rsid w:val="00764B77"/>
    <w:rsid w:val="00764D39"/>
    <w:rsid w:val="007652B9"/>
    <w:rsid w:val="00765B32"/>
    <w:rsid w:val="00765D97"/>
    <w:rsid w:val="00765F57"/>
    <w:rsid w:val="00767B03"/>
    <w:rsid w:val="00767D0B"/>
    <w:rsid w:val="00767DD1"/>
    <w:rsid w:val="007700AE"/>
    <w:rsid w:val="007702D3"/>
    <w:rsid w:val="007706EE"/>
    <w:rsid w:val="00771021"/>
    <w:rsid w:val="00771551"/>
    <w:rsid w:val="007726CD"/>
    <w:rsid w:val="00772FDC"/>
    <w:rsid w:val="007731E5"/>
    <w:rsid w:val="00773707"/>
    <w:rsid w:val="00773EB7"/>
    <w:rsid w:val="00775084"/>
    <w:rsid w:val="0077510E"/>
    <w:rsid w:val="00775910"/>
    <w:rsid w:val="007759BC"/>
    <w:rsid w:val="00775A57"/>
    <w:rsid w:val="00775F00"/>
    <w:rsid w:val="007762F4"/>
    <w:rsid w:val="007770E6"/>
    <w:rsid w:val="00777575"/>
    <w:rsid w:val="007804A1"/>
    <w:rsid w:val="0078106A"/>
    <w:rsid w:val="0078174C"/>
    <w:rsid w:val="00781CB1"/>
    <w:rsid w:val="00781DE6"/>
    <w:rsid w:val="00782502"/>
    <w:rsid w:val="007832BA"/>
    <w:rsid w:val="0078352F"/>
    <w:rsid w:val="0078465F"/>
    <w:rsid w:val="00784A6E"/>
    <w:rsid w:val="007853AB"/>
    <w:rsid w:val="00787910"/>
    <w:rsid w:val="00790215"/>
    <w:rsid w:val="007902AD"/>
    <w:rsid w:val="00790820"/>
    <w:rsid w:val="00790AD8"/>
    <w:rsid w:val="00790EAC"/>
    <w:rsid w:val="007910B7"/>
    <w:rsid w:val="007931FD"/>
    <w:rsid w:val="00794527"/>
    <w:rsid w:val="00794B21"/>
    <w:rsid w:val="00795090"/>
    <w:rsid w:val="00795603"/>
    <w:rsid w:val="007958A7"/>
    <w:rsid w:val="00795B2E"/>
    <w:rsid w:val="00795D85"/>
    <w:rsid w:val="007964EF"/>
    <w:rsid w:val="00796788"/>
    <w:rsid w:val="00796D1B"/>
    <w:rsid w:val="00796F61"/>
    <w:rsid w:val="00797159"/>
    <w:rsid w:val="0079762B"/>
    <w:rsid w:val="00797761"/>
    <w:rsid w:val="0079796D"/>
    <w:rsid w:val="007A0061"/>
    <w:rsid w:val="007A01DC"/>
    <w:rsid w:val="007A0476"/>
    <w:rsid w:val="007A123C"/>
    <w:rsid w:val="007A1A5A"/>
    <w:rsid w:val="007A1A6B"/>
    <w:rsid w:val="007A1E63"/>
    <w:rsid w:val="007A21EB"/>
    <w:rsid w:val="007A2526"/>
    <w:rsid w:val="007A2F51"/>
    <w:rsid w:val="007A3979"/>
    <w:rsid w:val="007A4AEA"/>
    <w:rsid w:val="007A4AF2"/>
    <w:rsid w:val="007A4D9B"/>
    <w:rsid w:val="007A52DE"/>
    <w:rsid w:val="007A587B"/>
    <w:rsid w:val="007A5F0B"/>
    <w:rsid w:val="007A5FB9"/>
    <w:rsid w:val="007A6CD0"/>
    <w:rsid w:val="007A7561"/>
    <w:rsid w:val="007B0448"/>
    <w:rsid w:val="007B0881"/>
    <w:rsid w:val="007B0D39"/>
    <w:rsid w:val="007B1476"/>
    <w:rsid w:val="007B15C8"/>
    <w:rsid w:val="007B1728"/>
    <w:rsid w:val="007B1E37"/>
    <w:rsid w:val="007B23FB"/>
    <w:rsid w:val="007B29AC"/>
    <w:rsid w:val="007B2B47"/>
    <w:rsid w:val="007B2E12"/>
    <w:rsid w:val="007B2FC0"/>
    <w:rsid w:val="007B33DA"/>
    <w:rsid w:val="007B3904"/>
    <w:rsid w:val="007B4493"/>
    <w:rsid w:val="007B5332"/>
    <w:rsid w:val="007B6324"/>
    <w:rsid w:val="007B6C57"/>
    <w:rsid w:val="007B6CB6"/>
    <w:rsid w:val="007B7DEA"/>
    <w:rsid w:val="007C02BE"/>
    <w:rsid w:val="007C07AF"/>
    <w:rsid w:val="007C0E2C"/>
    <w:rsid w:val="007C151C"/>
    <w:rsid w:val="007C158D"/>
    <w:rsid w:val="007C15B1"/>
    <w:rsid w:val="007C168A"/>
    <w:rsid w:val="007C2511"/>
    <w:rsid w:val="007C268D"/>
    <w:rsid w:val="007C274E"/>
    <w:rsid w:val="007C37AB"/>
    <w:rsid w:val="007C3A5E"/>
    <w:rsid w:val="007C3E86"/>
    <w:rsid w:val="007C488C"/>
    <w:rsid w:val="007C570E"/>
    <w:rsid w:val="007C5E4B"/>
    <w:rsid w:val="007C5EC8"/>
    <w:rsid w:val="007C669A"/>
    <w:rsid w:val="007C7D69"/>
    <w:rsid w:val="007C7E8B"/>
    <w:rsid w:val="007D028B"/>
    <w:rsid w:val="007D0CC4"/>
    <w:rsid w:val="007D181A"/>
    <w:rsid w:val="007D1919"/>
    <w:rsid w:val="007D1B9D"/>
    <w:rsid w:val="007D1BC3"/>
    <w:rsid w:val="007D20C8"/>
    <w:rsid w:val="007D2854"/>
    <w:rsid w:val="007D2976"/>
    <w:rsid w:val="007D2DDB"/>
    <w:rsid w:val="007D342D"/>
    <w:rsid w:val="007D3690"/>
    <w:rsid w:val="007D46ED"/>
    <w:rsid w:val="007D4954"/>
    <w:rsid w:val="007D496B"/>
    <w:rsid w:val="007D4B2B"/>
    <w:rsid w:val="007D4EC1"/>
    <w:rsid w:val="007D5A19"/>
    <w:rsid w:val="007D62F8"/>
    <w:rsid w:val="007D6630"/>
    <w:rsid w:val="007D71BF"/>
    <w:rsid w:val="007D77FC"/>
    <w:rsid w:val="007D7FD3"/>
    <w:rsid w:val="007E0175"/>
    <w:rsid w:val="007E096F"/>
    <w:rsid w:val="007E195A"/>
    <w:rsid w:val="007E25FB"/>
    <w:rsid w:val="007E2883"/>
    <w:rsid w:val="007E2BC8"/>
    <w:rsid w:val="007E2CC2"/>
    <w:rsid w:val="007E2E61"/>
    <w:rsid w:val="007E2EC8"/>
    <w:rsid w:val="007E3425"/>
    <w:rsid w:val="007E3831"/>
    <w:rsid w:val="007E3B3C"/>
    <w:rsid w:val="007E3C27"/>
    <w:rsid w:val="007E3FDE"/>
    <w:rsid w:val="007E4279"/>
    <w:rsid w:val="007E4543"/>
    <w:rsid w:val="007E5941"/>
    <w:rsid w:val="007E5F68"/>
    <w:rsid w:val="007E6357"/>
    <w:rsid w:val="007E6AE0"/>
    <w:rsid w:val="007E7C9F"/>
    <w:rsid w:val="007F0A45"/>
    <w:rsid w:val="007F0ADD"/>
    <w:rsid w:val="007F1635"/>
    <w:rsid w:val="007F1842"/>
    <w:rsid w:val="007F1BBC"/>
    <w:rsid w:val="007F22D2"/>
    <w:rsid w:val="007F34BF"/>
    <w:rsid w:val="007F3B60"/>
    <w:rsid w:val="007F3B6E"/>
    <w:rsid w:val="007F4A3A"/>
    <w:rsid w:val="007F4CF7"/>
    <w:rsid w:val="007F567A"/>
    <w:rsid w:val="007F5C38"/>
    <w:rsid w:val="007F65D3"/>
    <w:rsid w:val="007F696E"/>
    <w:rsid w:val="007F6CBE"/>
    <w:rsid w:val="007F77C2"/>
    <w:rsid w:val="0080138A"/>
    <w:rsid w:val="00801742"/>
    <w:rsid w:val="00801EF2"/>
    <w:rsid w:val="00801FEE"/>
    <w:rsid w:val="00802B4D"/>
    <w:rsid w:val="00802C5B"/>
    <w:rsid w:val="00803362"/>
    <w:rsid w:val="00803414"/>
    <w:rsid w:val="008036BB"/>
    <w:rsid w:val="00803958"/>
    <w:rsid w:val="0080498D"/>
    <w:rsid w:val="00804DCF"/>
    <w:rsid w:val="00805066"/>
    <w:rsid w:val="00805355"/>
    <w:rsid w:val="008054FF"/>
    <w:rsid w:val="00805ADC"/>
    <w:rsid w:val="00806969"/>
    <w:rsid w:val="00806E95"/>
    <w:rsid w:val="00807F6D"/>
    <w:rsid w:val="00810600"/>
    <w:rsid w:val="008112EA"/>
    <w:rsid w:val="0081139F"/>
    <w:rsid w:val="00811BF2"/>
    <w:rsid w:val="00812161"/>
    <w:rsid w:val="008122F9"/>
    <w:rsid w:val="00812509"/>
    <w:rsid w:val="0081250D"/>
    <w:rsid w:val="00813047"/>
    <w:rsid w:val="008132F8"/>
    <w:rsid w:val="00814089"/>
    <w:rsid w:val="008144BD"/>
    <w:rsid w:val="00814F69"/>
    <w:rsid w:val="00815066"/>
    <w:rsid w:val="00815686"/>
    <w:rsid w:val="00815794"/>
    <w:rsid w:val="00817CB6"/>
    <w:rsid w:val="008203D8"/>
    <w:rsid w:val="0082081F"/>
    <w:rsid w:val="008215F2"/>
    <w:rsid w:val="00821D33"/>
    <w:rsid w:val="00821E82"/>
    <w:rsid w:val="00822BA6"/>
    <w:rsid w:val="008236BD"/>
    <w:rsid w:val="00823832"/>
    <w:rsid w:val="0082390B"/>
    <w:rsid w:val="00823A19"/>
    <w:rsid w:val="00823AF9"/>
    <w:rsid w:val="00823D57"/>
    <w:rsid w:val="00824ACF"/>
    <w:rsid w:val="0082523E"/>
    <w:rsid w:val="008259C9"/>
    <w:rsid w:val="00825A41"/>
    <w:rsid w:val="00825B60"/>
    <w:rsid w:val="00826145"/>
    <w:rsid w:val="00826C9D"/>
    <w:rsid w:val="00826D53"/>
    <w:rsid w:val="00826F51"/>
    <w:rsid w:val="008271A3"/>
    <w:rsid w:val="00827611"/>
    <w:rsid w:val="008306D6"/>
    <w:rsid w:val="00830786"/>
    <w:rsid w:val="008308AB"/>
    <w:rsid w:val="008308B5"/>
    <w:rsid w:val="008309B7"/>
    <w:rsid w:val="00830A2F"/>
    <w:rsid w:val="00830AB3"/>
    <w:rsid w:val="008310DE"/>
    <w:rsid w:val="0083337B"/>
    <w:rsid w:val="008336D6"/>
    <w:rsid w:val="008337DF"/>
    <w:rsid w:val="008339F2"/>
    <w:rsid w:val="00833F38"/>
    <w:rsid w:val="00834B8A"/>
    <w:rsid w:val="00834E7C"/>
    <w:rsid w:val="00835DDD"/>
    <w:rsid w:val="00836A75"/>
    <w:rsid w:val="0083710C"/>
    <w:rsid w:val="00840288"/>
    <w:rsid w:val="00842478"/>
    <w:rsid w:val="00842AB5"/>
    <w:rsid w:val="00842B62"/>
    <w:rsid w:val="00842B64"/>
    <w:rsid w:val="00842CD3"/>
    <w:rsid w:val="00842E55"/>
    <w:rsid w:val="00843055"/>
    <w:rsid w:val="0084387B"/>
    <w:rsid w:val="00843B2A"/>
    <w:rsid w:val="0084462C"/>
    <w:rsid w:val="00845412"/>
    <w:rsid w:val="00845C3B"/>
    <w:rsid w:val="00845F5A"/>
    <w:rsid w:val="00846518"/>
    <w:rsid w:val="008473C1"/>
    <w:rsid w:val="00847C7B"/>
    <w:rsid w:val="00847E0E"/>
    <w:rsid w:val="00850CDE"/>
    <w:rsid w:val="00851086"/>
    <w:rsid w:val="0085112D"/>
    <w:rsid w:val="00851A7A"/>
    <w:rsid w:val="00852B02"/>
    <w:rsid w:val="00853910"/>
    <w:rsid w:val="00853A38"/>
    <w:rsid w:val="00853A49"/>
    <w:rsid w:val="00856271"/>
    <w:rsid w:val="008565DE"/>
    <w:rsid w:val="008566DB"/>
    <w:rsid w:val="00856DC4"/>
    <w:rsid w:val="008570D9"/>
    <w:rsid w:val="008571F4"/>
    <w:rsid w:val="00857749"/>
    <w:rsid w:val="008603A4"/>
    <w:rsid w:val="008604AB"/>
    <w:rsid w:val="00860522"/>
    <w:rsid w:val="008607A0"/>
    <w:rsid w:val="00860C5F"/>
    <w:rsid w:val="00861386"/>
    <w:rsid w:val="008626E6"/>
    <w:rsid w:val="00862A45"/>
    <w:rsid w:val="00862BC7"/>
    <w:rsid w:val="00862C29"/>
    <w:rsid w:val="00863230"/>
    <w:rsid w:val="00863A8B"/>
    <w:rsid w:val="00863B1D"/>
    <w:rsid w:val="00863E09"/>
    <w:rsid w:val="00864BB4"/>
    <w:rsid w:val="00864BDE"/>
    <w:rsid w:val="00864D23"/>
    <w:rsid w:val="0086527C"/>
    <w:rsid w:val="008655E4"/>
    <w:rsid w:val="0086585C"/>
    <w:rsid w:val="00865B05"/>
    <w:rsid w:val="00865B10"/>
    <w:rsid w:val="00865B7B"/>
    <w:rsid w:val="00865E3A"/>
    <w:rsid w:val="00866979"/>
    <w:rsid w:val="008671A8"/>
    <w:rsid w:val="00867459"/>
    <w:rsid w:val="00867D63"/>
    <w:rsid w:val="00870164"/>
    <w:rsid w:val="00870165"/>
    <w:rsid w:val="008703B8"/>
    <w:rsid w:val="0087177B"/>
    <w:rsid w:val="008717B8"/>
    <w:rsid w:val="00871B97"/>
    <w:rsid w:val="00871DCE"/>
    <w:rsid w:val="0087234E"/>
    <w:rsid w:val="0087252A"/>
    <w:rsid w:val="00872FDE"/>
    <w:rsid w:val="00873410"/>
    <w:rsid w:val="008735A3"/>
    <w:rsid w:val="008749B3"/>
    <w:rsid w:val="00874A39"/>
    <w:rsid w:val="00874A45"/>
    <w:rsid w:val="00874D39"/>
    <w:rsid w:val="00875F71"/>
    <w:rsid w:val="008762CB"/>
    <w:rsid w:val="0087764F"/>
    <w:rsid w:val="00877930"/>
    <w:rsid w:val="00877B03"/>
    <w:rsid w:val="0088061D"/>
    <w:rsid w:val="0088099C"/>
    <w:rsid w:val="00880C18"/>
    <w:rsid w:val="008810F0"/>
    <w:rsid w:val="00881723"/>
    <w:rsid w:val="0088181C"/>
    <w:rsid w:val="00881E92"/>
    <w:rsid w:val="008824DA"/>
    <w:rsid w:val="00882650"/>
    <w:rsid w:val="008831FD"/>
    <w:rsid w:val="008838F2"/>
    <w:rsid w:val="00883A68"/>
    <w:rsid w:val="00884387"/>
    <w:rsid w:val="00884CC8"/>
    <w:rsid w:val="00885CFE"/>
    <w:rsid w:val="00885EC2"/>
    <w:rsid w:val="0088609C"/>
    <w:rsid w:val="008871D0"/>
    <w:rsid w:val="00887507"/>
    <w:rsid w:val="00887DE1"/>
    <w:rsid w:val="00890917"/>
    <w:rsid w:val="008915C7"/>
    <w:rsid w:val="00891E1F"/>
    <w:rsid w:val="008921DD"/>
    <w:rsid w:val="00892F9E"/>
    <w:rsid w:val="00893232"/>
    <w:rsid w:val="00893C10"/>
    <w:rsid w:val="00894FCA"/>
    <w:rsid w:val="00895CF6"/>
    <w:rsid w:val="0089601A"/>
    <w:rsid w:val="008962C2"/>
    <w:rsid w:val="008962E4"/>
    <w:rsid w:val="008968B9"/>
    <w:rsid w:val="008976B8"/>
    <w:rsid w:val="00897A44"/>
    <w:rsid w:val="00897B54"/>
    <w:rsid w:val="008A1374"/>
    <w:rsid w:val="008A19FF"/>
    <w:rsid w:val="008A21C5"/>
    <w:rsid w:val="008A3B01"/>
    <w:rsid w:val="008A3C12"/>
    <w:rsid w:val="008A4D0E"/>
    <w:rsid w:val="008A5442"/>
    <w:rsid w:val="008A59AA"/>
    <w:rsid w:val="008A5AC0"/>
    <w:rsid w:val="008A6EC5"/>
    <w:rsid w:val="008A7B53"/>
    <w:rsid w:val="008B0555"/>
    <w:rsid w:val="008B0EEE"/>
    <w:rsid w:val="008B16B7"/>
    <w:rsid w:val="008B2079"/>
    <w:rsid w:val="008B2CEB"/>
    <w:rsid w:val="008B3B56"/>
    <w:rsid w:val="008B401A"/>
    <w:rsid w:val="008B414E"/>
    <w:rsid w:val="008B4A8F"/>
    <w:rsid w:val="008B4C24"/>
    <w:rsid w:val="008B586B"/>
    <w:rsid w:val="008B63E1"/>
    <w:rsid w:val="008B6719"/>
    <w:rsid w:val="008B6839"/>
    <w:rsid w:val="008B7ADF"/>
    <w:rsid w:val="008B7D0D"/>
    <w:rsid w:val="008B7F1C"/>
    <w:rsid w:val="008C02A3"/>
    <w:rsid w:val="008C0302"/>
    <w:rsid w:val="008C057B"/>
    <w:rsid w:val="008C09AC"/>
    <w:rsid w:val="008C0DDB"/>
    <w:rsid w:val="008C1EFA"/>
    <w:rsid w:val="008C218B"/>
    <w:rsid w:val="008C3390"/>
    <w:rsid w:val="008C3865"/>
    <w:rsid w:val="008C3DE8"/>
    <w:rsid w:val="008C673C"/>
    <w:rsid w:val="008C6CA8"/>
    <w:rsid w:val="008C6E00"/>
    <w:rsid w:val="008C6FAD"/>
    <w:rsid w:val="008C765A"/>
    <w:rsid w:val="008D0744"/>
    <w:rsid w:val="008D0CCC"/>
    <w:rsid w:val="008D0E51"/>
    <w:rsid w:val="008D1B43"/>
    <w:rsid w:val="008D2292"/>
    <w:rsid w:val="008D3C84"/>
    <w:rsid w:val="008D452D"/>
    <w:rsid w:val="008D62ED"/>
    <w:rsid w:val="008D6391"/>
    <w:rsid w:val="008D6E3B"/>
    <w:rsid w:val="008D75A2"/>
    <w:rsid w:val="008D7921"/>
    <w:rsid w:val="008D7EB8"/>
    <w:rsid w:val="008E0BD8"/>
    <w:rsid w:val="008E1780"/>
    <w:rsid w:val="008E2004"/>
    <w:rsid w:val="008E2C67"/>
    <w:rsid w:val="008E333B"/>
    <w:rsid w:val="008E3FE7"/>
    <w:rsid w:val="008E4A99"/>
    <w:rsid w:val="008E5517"/>
    <w:rsid w:val="008E5B72"/>
    <w:rsid w:val="008E6F0B"/>
    <w:rsid w:val="008E7E09"/>
    <w:rsid w:val="008F0012"/>
    <w:rsid w:val="008F0D1B"/>
    <w:rsid w:val="008F1221"/>
    <w:rsid w:val="008F134F"/>
    <w:rsid w:val="008F1929"/>
    <w:rsid w:val="008F1CBB"/>
    <w:rsid w:val="008F285E"/>
    <w:rsid w:val="008F3CFA"/>
    <w:rsid w:val="008F3D6B"/>
    <w:rsid w:val="008F431A"/>
    <w:rsid w:val="008F48AD"/>
    <w:rsid w:val="008F5057"/>
    <w:rsid w:val="008F5104"/>
    <w:rsid w:val="008F52FC"/>
    <w:rsid w:val="008F5965"/>
    <w:rsid w:val="008F59D8"/>
    <w:rsid w:val="008F5A0D"/>
    <w:rsid w:val="008F5DE3"/>
    <w:rsid w:val="008F5E15"/>
    <w:rsid w:val="008F6195"/>
    <w:rsid w:val="008F6458"/>
    <w:rsid w:val="008F66CF"/>
    <w:rsid w:val="008F6C89"/>
    <w:rsid w:val="008F6CF3"/>
    <w:rsid w:val="008F7558"/>
    <w:rsid w:val="008F7766"/>
    <w:rsid w:val="008F783A"/>
    <w:rsid w:val="008F7B29"/>
    <w:rsid w:val="0090031C"/>
    <w:rsid w:val="009003B9"/>
    <w:rsid w:val="00900598"/>
    <w:rsid w:val="00900C0F"/>
    <w:rsid w:val="00901CDB"/>
    <w:rsid w:val="00901FAB"/>
    <w:rsid w:val="0090206F"/>
    <w:rsid w:val="00902CB0"/>
    <w:rsid w:val="00902E1C"/>
    <w:rsid w:val="009036D6"/>
    <w:rsid w:val="00903A7D"/>
    <w:rsid w:val="00903C44"/>
    <w:rsid w:val="00903EBA"/>
    <w:rsid w:val="00904F77"/>
    <w:rsid w:val="00905B7E"/>
    <w:rsid w:val="00905BE2"/>
    <w:rsid w:val="00906B0B"/>
    <w:rsid w:val="00907BCA"/>
    <w:rsid w:val="00910A80"/>
    <w:rsid w:val="009117A0"/>
    <w:rsid w:val="009119F6"/>
    <w:rsid w:val="00911E93"/>
    <w:rsid w:val="00911FEB"/>
    <w:rsid w:val="00912589"/>
    <w:rsid w:val="009127FF"/>
    <w:rsid w:val="00912DE4"/>
    <w:rsid w:val="009131DA"/>
    <w:rsid w:val="00913A86"/>
    <w:rsid w:val="00913E37"/>
    <w:rsid w:val="00914063"/>
    <w:rsid w:val="0091433A"/>
    <w:rsid w:val="009147EF"/>
    <w:rsid w:val="0091497A"/>
    <w:rsid w:val="009152DF"/>
    <w:rsid w:val="00915389"/>
    <w:rsid w:val="0091546F"/>
    <w:rsid w:val="009164CC"/>
    <w:rsid w:val="00916760"/>
    <w:rsid w:val="00917269"/>
    <w:rsid w:val="00917344"/>
    <w:rsid w:val="00917396"/>
    <w:rsid w:val="00917688"/>
    <w:rsid w:val="00917D68"/>
    <w:rsid w:val="0092022E"/>
    <w:rsid w:val="0092034A"/>
    <w:rsid w:val="00920604"/>
    <w:rsid w:val="0092169A"/>
    <w:rsid w:val="00921A2D"/>
    <w:rsid w:val="00922522"/>
    <w:rsid w:val="00922642"/>
    <w:rsid w:val="009239C0"/>
    <w:rsid w:val="00923D3B"/>
    <w:rsid w:val="00923D57"/>
    <w:rsid w:val="009241C2"/>
    <w:rsid w:val="0092436D"/>
    <w:rsid w:val="0092490C"/>
    <w:rsid w:val="0092536D"/>
    <w:rsid w:val="009260A4"/>
    <w:rsid w:val="009261B7"/>
    <w:rsid w:val="009264C0"/>
    <w:rsid w:val="0092671E"/>
    <w:rsid w:val="0092672E"/>
    <w:rsid w:val="00926AAC"/>
    <w:rsid w:val="009271AE"/>
    <w:rsid w:val="00927AF9"/>
    <w:rsid w:val="009305AC"/>
    <w:rsid w:val="009307A9"/>
    <w:rsid w:val="00930ABE"/>
    <w:rsid w:val="0093124E"/>
    <w:rsid w:val="0093161E"/>
    <w:rsid w:val="009319C2"/>
    <w:rsid w:val="00932FCA"/>
    <w:rsid w:val="009330D3"/>
    <w:rsid w:val="00934563"/>
    <w:rsid w:val="00934EB6"/>
    <w:rsid w:val="00934FB6"/>
    <w:rsid w:val="00935617"/>
    <w:rsid w:val="009359D2"/>
    <w:rsid w:val="00935DCE"/>
    <w:rsid w:val="009362C2"/>
    <w:rsid w:val="00936679"/>
    <w:rsid w:val="00936982"/>
    <w:rsid w:val="00936C5A"/>
    <w:rsid w:val="00937254"/>
    <w:rsid w:val="00937698"/>
    <w:rsid w:val="0093772F"/>
    <w:rsid w:val="00940B78"/>
    <w:rsid w:val="009410EA"/>
    <w:rsid w:val="009414AF"/>
    <w:rsid w:val="009418DC"/>
    <w:rsid w:val="009424D8"/>
    <w:rsid w:val="0094292A"/>
    <w:rsid w:val="00942F94"/>
    <w:rsid w:val="0094320E"/>
    <w:rsid w:val="009437A5"/>
    <w:rsid w:val="00943F9F"/>
    <w:rsid w:val="009444CE"/>
    <w:rsid w:val="00945C3E"/>
    <w:rsid w:val="00946392"/>
    <w:rsid w:val="00946A0E"/>
    <w:rsid w:val="009476EC"/>
    <w:rsid w:val="009500B6"/>
    <w:rsid w:val="00950DE7"/>
    <w:rsid w:val="0095166F"/>
    <w:rsid w:val="009516AD"/>
    <w:rsid w:val="00951AC2"/>
    <w:rsid w:val="0095247B"/>
    <w:rsid w:val="00952C7F"/>
    <w:rsid w:val="00953A24"/>
    <w:rsid w:val="00953BA7"/>
    <w:rsid w:val="00953DE3"/>
    <w:rsid w:val="00954774"/>
    <w:rsid w:val="00954893"/>
    <w:rsid w:val="009549AE"/>
    <w:rsid w:val="00955514"/>
    <w:rsid w:val="00955E08"/>
    <w:rsid w:val="009565E1"/>
    <w:rsid w:val="009568FB"/>
    <w:rsid w:val="00957884"/>
    <w:rsid w:val="0095F6F6"/>
    <w:rsid w:val="0096032C"/>
    <w:rsid w:val="009605D7"/>
    <w:rsid w:val="00960902"/>
    <w:rsid w:val="00961AB4"/>
    <w:rsid w:val="00961B75"/>
    <w:rsid w:val="00961C32"/>
    <w:rsid w:val="00961D06"/>
    <w:rsid w:val="0096277F"/>
    <w:rsid w:val="00962BA6"/>
    <w:rsid w:val="00963540"/>
    <w:rsid w:val="00963614"/>
    <w:rsid w:val="009654C8"/>
    <w:rsid w:val="00965783"/>
    <w:rsid w:val="00965E3B"/>
    <w:rsid w:val="00966278"/>
    <w:rsid w:val="00966C70"/>
    <w:rsid w:val="00966E1E"/>
    <w:rsid w:val="009671D3"/>
    <w:rsid w:val="0096745E"/>
    <w:rsid w:val="00967585"/>
    <w:rsid w:val="00967623"/>
    <w:rsid w:val="009676C6"/>
    <w:rsid w:val="00967EA5"/>
    <w:rsid w:val="009708C4"/>
    <w:rsid w:val="00970C96"/>
    <w:rsid w:val="00971016"/>
    <w:rsid w:val="00971608"/>
    <w:rsid w:val="00971726"/>
    <w:rsid w:val="00971D93"/>
    <w:rsid w:val="00973975"/>
    <w:rsid w:val="00973F5D"/>
    <w:rsid w:val="009740B6"/>
    <w:rsid w:val="009740DC"/>
    <w:rsid w:val="009749F9"/>
    <w:rsid w:val="00974C0E"/>
    <w:rsid w:val="00975661"/>
    <w:rsid w:val="009758D0"/>
    <w:rsid w:val="00975F90"/>
    <w:rsid w:val="00976074"/>
    <w:rsid w:val="00977113"/>
    <w:rsid w:val="00977645"/>
    <w:rsid w:val="00977680"/>
    <w:rsid w:val="00977C32"/>
    <w:rsid w:val="00977F6B"/>
    <w:rsid w:val="00977FEA"/>
    <w:rsid w:val="00980272"/>
    <w:rsid w:val="00980618"/>
    <w:rsid w:val="00981ABC"/>
    <w:rsid w:val="00981EC8"/>
    <w:rsid w:val="0098225C"/>
    <w:rsid w:val="009829F0"/>
    <w:rsid w:val="00982AA6"/>
    <w:rsid w:val="00982DED"/>
    <w:rsid w:val="0098354F"/>
    <w:rsid w:val="00983715"/>
    <w:rsid w:val="00983BA1"/>
    <w:rsid w:val="00983FDB"/>
    <w:rsid w:val="00984B8A"/>
    <w:rsid w:val="00984D97"/>
    <w:rsid w:val="00985214"/>
    <w:rsid w:val="0098533B"/>
    <w:rsid w:val="00985D46"/>
    <w:rsid w:val="0098779B"/>
    <w:rsid w:val="00987A80"/>
    <w:rsid w:val="00990042"/>
    <w:rsid w:val="00990224"/>
    <w:rsid w:val="0099036F"/>
    <w:rsid w:val="00990759"/>
    <w:rsid w:val="00990EB3"/>
    <w:rsid w:val="009913BB"/>
    <w:rsid w:val="00991502"/>
    <w:rsid w:val="009915CE"/>
    <w:rsid w:val="00991706"/>
    <w:rsid w:val="00991E44"/>
    <w:rsid w:val="00992098"/>
    <w:rsid w:val="009922FB"/>
    <w:rsid w:val="009924DC"/>
    <w:rsid w:val="00992887"/>
    <w:rsid w:val="00992AA9"/>
    <w:rsid w:val="0099307D"/>
    <w:rsid w:val="0099312A"/>
    <w:rsid w:val="0099323A"/>
    <w:rsid w:val="00993584"/>
    <w:rsid w:val="009935F9"/>
    <w:rsid w:val="00993A32"/>
    <w:rsid w:val="0099446A"/>
    <w:rsid w:val="00994AED"/>
    <w:rsid w:val="00994C8C"/>
    <w:rsid w:val="0099672E"/>
    <w:rsid w:val="00996C16"/>
    <w:rsid w:val="00997405"/>
    <w:rsid w:val="009975A3"/>
    <w:rsid w:val="009A0D46"/>
    <w:rsid w:val="009A1680"/>
    <w:rsid w:val="009A199E"/>
    <w:rsid w:val="009A1FA6"/>
    <w:rsid w:val="009A2FC4"/>
    <w:rsid w:val="009A309B"/>
    <w:rsid w:val="009A3880"/>
    <w:rsid w:val="009A3BC7"/>
    <w:rsid w:val="009A3D3C"/>
    <w:rsid w:val="009A4088"/>
    <w:rsid w:val="009A4860"/>
    <w:rsid w:val="009A5024"/>
    <w:rsid w:val="009A55FA"/>
    <w:rsid w:val="009A57D6"/>
    <w:rsid w:val="009A5C39"/>
    <w:rsid w:val="009A6650"/>
    <w:rsid w:val="009A6B4E"/>
    <w:rsid w:val="009A6C01"/>
    <w:rsid w:val="009A6C92"/>
    <w:rsid w:val="009A6D67"/>
    <w:rsid w:val="009A6F4D"/>
    <w:rsid w:val="009A71BD"/>
    <w:rsid w:val="009A7408"/>
    <w:rsid w:val="009A7784"/>
    <w:rsid w:val="009B0013"/>
    <w:rsid w:val="009B013D"/>
    <w:rsid w:val="009B04B2"/>
    <w:rsid w:val="009B0B93"/>
    <w:rsid w:val="009B19CE"/>
    <w:rsid w:val="009B276A"/>
    <w:rsid w:val="009B2E84"/>
    <w:rsid w:val="009B2FC5"/>
    <w:rsid w:val="009B3FF1"/>
    <w:rsid w:val="009B42F8"/>
    <w:rsid w:val="009B47CE"/>
    <w:rsid w:val="009B4EEF"/>
    <w:rsid w:val="009B5031"/>
    <w:rsid w:val="009B5386"/>
    <w:rsid w:val="009B5468"/>
    <w:rsid w:val="009B5956"/>
    <w:rsid w:val="009B5BB3"/>
    <w:rsid w:val="009B651B"/>
    <w:rsid w:val="009B7156"/>
    <w:rsid w:val="009B72EB"/>
    <w:rsid w:val="009B775D"/>
    <w:rsid w:val="009B7A12"/>
    <w:rsid w:val="009C0E84"/>
    <w:rsid w:val="009C10C0"/>
    <w:rsid w:val="009C14FF"/>
    <w:rsid w:val="009C1BD9"/>
    <w:rsid w:val="009C281A"/>
    <w:rsid w:val="009C376A"/>
    <w:rsid w:val="009C4A52"/>
    <w:rsid w:val="009C4BA8"/>
    <w:rsid w:val="009C5319"/>
    <w:rsid w:val="009C5380"/>
    <w:rsid w:val="009C5AB7"/>
    <w:rsid w:val="009C5C9B"/>
    <w:rsid w:val="009C637D"/>
    <w:rsid w:val="009C6EFA"/>
    <w:rsid w:val="009C74E9"/>
    <w:rsid w:val="009C7DBC"/>
    <w:rsid w:val="009C7DF0"/>
    <w:rsid w:val="009D021E"/>
    <w:rsid w:val="009D06A0"/>
    <w:rsid w:val="009D0B2C"/>
    <w:rsid w:val="009D1452"/>
    <w:rsid w:val="009D2682"/>
    <w:rsid w:val="009D2840"/>
    <w:rsid w:val="009D2FD4"/>
    <w:rsid w:val="009D3518"/>
    <w:rsid w:val="009D3589"/>
    <w:rsid w:val="009D359D"/>
    <w:rsid w:val="009D392B"/>
    <w:rsid w:val="009D4154"/>
    <w:rsid w:val="009D4238"/>
    <w:rsid w:val="009D4269"/>
    <w:rsid w:val="009D4736"/>
    <w:rsid w:val="009D4EE1"/>
    <w:rsid w:val="009D5407"/>
    <w:rsid w:val="009D64B6"/>
    <w:rsid w:val="009D6577"/>
    <w:rsid w:val="009D69C1"/>
    <w:rsid w:val="009D6BA2"/>
    <w:rsid w:val="009D7264"/>
    <w:rsid w:val="009D73EA"/>
    <w:rsid w:val="009D767B"/>
    <w:rsid w:val="009D7E51"/>
    <w:rsid w:val="009E0727"/>
    <w:rsid w:val="009E0A04"/>
    <w:rsid w:val="009E1266"/>
    <w:rsid w:val="009E172A"/>
    <w:rsid w:val="009E17C5"/>
    <w:rsid w:val="009E3A17"/>
    <w:rsid w:val="009E3E4C"/>
    <w:rsid w:val="009E41EB"/>
    <w:rsid w:val="009E4C9D"/>
    <w:rsid w:val="009E4FFE"/>
    <w:rsid w:val="009E59A5"/>
    <w:rsid w:val="009E5D2C"/>
    <w:rsid w:val="009E6D19"/>
    <w:rsid w:val="009E76EB"/>
    <w:rsid w:val="009E77E0"/>
    <w:rsid w:val="009E7BA6"/>
    <w:rsid w:val="009E7C5A"/>
    <w:rsid w:val="009F00BB"/>
    <w:rsid w:val="009F023A"/>
    <w:rsid w:val="009F04E0"/>
    <w:rsid w:val="009F05EE"/>
    <w:rsid w:val="009F0DBE"/>
    <w:rsid w:val="009F21D2"/>
    <w:rsid w:val="009F232B"/>
    <w:rsid w:val="009F254F"/>
    <w:rsid w:val="009F27DD"/>
    <w:rsid w:val="009F2B3E"/>
    <w:rsid w:val="009F3069"/>
    <w:rsid w:val="009F33D9"/>
    <w:rsid w:val="009F3582"/>
    <w:rsid w:val="009F3BF0"/>
    <w:rsid w:val="009F3FF6"/>
    <w:rsid w:val="009F40CE"/>
    <w:rsid w:val="009F4641"/>
    <w:rsid w:val="009F573D"/>
    <w:rsid w:val="009F670E"/>
    <w:rsid w:val="009F6778"/>
    <w:rsid w:val="009F6971"/>
    <w:rsid w:val="009F6C8B"/>
    <w:rsid w:val="009F72CA"/>
    <w:rsid w:val="009F75C9"/>
    <w:rsid w:val="009F7BAE"/>
    <w:rsid w:val="009F7D37"/>
    <w:rsid w:val="00A001D2"/>
    <w:rsid w:val="00A004A1"/>
    <w:rsid w:val="00A00D5F"/>
    <w:rsid w:val="00A00DEE"/>
    <w:rsid w:val="00A00ECA"/>
    <w:rsid w:val="00A017A9"/>
    <w:rsid w:val="00A01BA6"/>
    <w:rsid w:val="00A01FAB"/>
    <w:rsid w:val="00A029B7"/>
    <w:rsid w:val="00A02D38"/>
    <w:rsid w:val="00A02D3B"/>
    <w:rsid w:val="00A02D96"/>
    <w:rsid w:val="00A02F90"/>
    <w:rsid w:val="00A04766"/>
    <w:rsid w:val="00A04C81"/>
    <w:rsid w:val="00A053ED"/>
    <w:rsid w:val="00A05817"/>
    <w:rsid w:val="00A0657E"/>
    <w:rsid w:val="00A072E8"/>
    <w:rsid w:val="00A07947"/>
    <w:rsid w:val="00A07A8F"/>
    <w:rsid w:val="00A07C5F"/>
    <w:rsid w:val="00A102C0"/>
    <w:rsid w:val="00A10C39"/>
    <w:rsid w:val="00A115E0"/>
    <w:rsid w:val="00A117AE"/>
    <w:rsid w:val="00A11818"/>
    <w:rsid w:val="00A11E79"/>
    <w:rsid w:val="00A126EF"/>
    <w:rsid w:val="00A13C9A"/>
    <w:rsid w:val="00A13D8B"/>
    <w:rsid w:val="00A144F4"/>
    <w:rsid w:val="00A148DE"/>
    <w:rsid w:val="00A14DBA"/>
    <w:rsid w:val="00A1591D"/>
    <w:rsid w:val="00A15B1D"/>
    <w:rsid w:val="00A15D37"/>
    <w:rsid w:val="00A16355"/>
    <w:rsid w:val="00A1676E"/>
    <w:rsid w:val="00A1689C"/>
    <w:rsid w:val="00A16DCA"/>
    <w:rsid w:val="00A17189"/>
    <w:rsid w:val="00A179CD"/>
    <w:rsid w:val="00A17A0B"/>
    <w:rsid w:val="00A17A71"/>
    <w:rsid w:val="00A20172"/>
    <w:rsid w:val="00A2059B"/>
    <w:rsid w:val="00A207A8"/>
    <w:rsid w:val="00A20924"/>
    <w:rsid w:val="00A2109B"/>
    <w:rsid w:val="00A21230"/>
    <w:rsid w:val="00A212A5"/>
    <w:rsid w:val="00A227DC"/>
    <w:rsid w:val="00A23DBC"/>
    <w:rsid w:val="00A248DC"/>
    <w:rsid w:val="00A24C6B"/>
    <w:rsid w:val="00A25173"/>
    <w:rsid w:val="00A26D6E"/>
    <w:rsid w:val="00A27292"/>
    <w:rsid w:val="00A277C3"/>
    <w:rsid w:val="00A27A8A"/>
    <w:rsid w:val="00A27D26"/>
    <w:rsid w:val="00A3146B"/>
    <w:rsid w:val="00A31E3C"/>
    <w:rsid w:val="00A3265C"/>
    <w:rsid w:val="00A32AE1"/>
    <w:rsid w:val="00A330DA"/>
    <w:rsid w:val="00A35C41"/>
    <w:rsid w:val="00A35D44"/>
    <w:rsid w:val="00A360EE"/>
    <w:rsid w:val="00A36174"/>
    <w:rsid w:val="00A366FE"/>
    <w:rsid w:val="00A36978"/>
    <w:rsid w:val="00A37912"/>
    <w:rsid w:val="00A37E07"/>
    <w:rsid w:val="00A37E2A"/>
    <w:rsid w:val="00A405FC"/>
    <w:rsid w:val="00A40B37"/>
    <w:rsid w:val="00A40C0E"/>
    <w:rsid w:val="00A412BD"/>
    <w:rsid w:val="00A414ED"/>
    <w:rsid w:val="00A417B6"/>
    <w:rsid w:val="00A41AE1"/>
    <w:rsid w:val="00A41FE2"/>
    <w:rsid w:val="00A42099"/>
    <w:rsid w:val="00A428DE"/>
    <w:rsid w:val="00A43D99"/>
    <w:rsid w:val="00A43D9F"/>
    <w:rsid w:val="00A4400B"/>
    <w:rsid w:val="00A44064"/>
    <w:rsid w:val="00A44248"/>
    <w:rsid w:val="00A44783"/>
    <w:rsid w:val="00A44BFF"/>
    <w:rsid w:val="00A44F01"/>
    <w:rsid w:val="00A450A8"/>
    <w:rsid w:val="00A4515A"/>
    <w:rsid w:val="00A451AD"/>
    <w:rsid w:val="00A45261"/>
    <w:rsid w:val="00A45D47"/>
    <w:rsid w:val="00A45D54"/>
    <w:rsid w:val="00A46729"/>
    <w:rsid w:val="00A46FE5"/>
    <w:rsid w:val="00A47A4A"/>
    <w:rsid w:val="00A50E52"/>
    <w:rsid w:val="00A517F7"/>
    <w:rsid w:val="00A518B0"/>
    <w:rsid w:val="00A51A90"/>
    <w:rsid w:val="00A51D57"/>
    <w:rsid w:val="00A51DDB"/>
    <w:rsid w:val="00A52002"/>
    <w:rsid w:val="00A528F8"/>
    <w:rsid w:val="00A5353E"/>
    <w:rsid w:val="00A535C9"/>
    <w:rsid w:val="00A53CDA"/>
    <w:rsid w:val="00A54ED8"/>
    <w:rsid w:val="00A54F91"/>
    <w:rsid w:val="00A5689A"/>
    <w:rsid w:val="00A56E9D"/>
    <w:rsid w:val="00A5799F"/>
    <w:rsid w:val="00A60128"/>
    <w:rsid w:val="00A61246"/>
    <w:rsid w:val="00A62025"/>
    <w:rsid w:val="00A62A14"/>
    <w:rsid w:val="00A6323B"/>
    <w:rsid w:val="00A63481"/>
    <w:rsid w:val="00A636F4"/>
    <w:rsid w:val="00A64196"/>
    <w:rsid w:val="00A651B4"/>
    <w:rsid w:val="00A657CC"/>
    <w:rsid w:val="00A6582F"/>
    <w:rsid w:val="00A66236"/>
    <w:rsid w:val="00A672B8"/>
    <w:rsid w:val="00A672D5"/>
    <w:rsid w:val="00A673A3"/>
    <w:rsid w:val="00A67688"/>
    <w:rsid w:val="00A701CA"/>
    <w:rsid w:val="00A705FA"/>
    <w:rsid w:val="00A719C4"/>
    <w:rsid w:val="00A71A66"/>
    <w:rsid w:val="00A72233"/>
    <w:rsid w:val="00A72C77"/>
    <w:rsid w:val="00A72CE6"/>
    <w:rsid w:val="00A738B2"/>
    <w:rsid w:val="00A73B7D"/>
    <w:rsid w:val="00A73DAF"/>
    <w:rsid w:val="00A747E6"/>
    <w:rsid w:val="00A75BAD"/>
    <w:rsid w:val="00A761EE"/>
    <w:rsid w:val="00A76211"/>
    <w:rsid w:val="00A769FD"/>
    <w:rsid w:val="00A772B5"/>
    <w:rsid w:val="00A7765E"/>
    <w:rsid w:val="00A8097C"/>
    <w:rsid w:val="00A81B29"/>
    <w:rsid w:val="00A8293A"/>
    <w:rsid w:val="00A834C7"/>
    <w:rsid w:val="00A8411F"/>
    <w:rsid w:val="00A845E1"/>
    <w:rsid w:val="00A84BD7"/>
    <w:rsid w:val="00A84F06"/>
    <w:rsid w:val="00A859FB"/>
    <w:rsid w:val="00A85DDD"/>
    <w:rsid w:val="00A8635D"/>
    <w:rsid w:val="00A864D5"/>
    <w:rsid w:val="00A87807"/>
    <w:rsid w:val="00A87AD3"/>
    <w:rsid w:val="00A90DF9"/>
    <w:rsid w:val="00A916D6"/>
    <w:rsid w:val="00A91DF2"/>
    <w:rsid w:val="00A920C1"/>
    <w:rsid w:val="00A92ACF"/>
    <w:rsid w:val="00A93106"/>
    <w:rsid w:val="00A93EBE"/>
    <w:rsid w:val="00A9437C"/>
    <w:rsid w:val="00A94421"/>
    <w:rsid w:val="00A94E44"/>
    <w:rsid w:val="00A9570B"/>
    <w:rsid w:val="00A95E05"/>
    <w:rsid w:val="00A961BA"/>
    <w:rsid w:val="00A96C5C"/>
    <w:rsid w:val="00A96C8E"/>
    <w:rsid w:val="00A96D61"/>
    <w:rsid w:val="00A96DF5"/>
    <w:rsid w:val="00A972D6"/>
    <w:rsid w:val="00A977F2"/>
    <w:rsid w:val="00AA0100"/>
    <w:rsid w:val="00AA06E4"/>
    <w:rsid w:val="00AA0A8A"/>
    <w:rsid w:val="00AA0ABB"/>
    <w:rsid w:val="00AA0AF0"/>
    <w:rsid w:val="00AA134D"/>
    <w:rsid w:val="00AA173C"/>
    <w:rsid w:val="00AA1AC6"/>
    <w:rsid w:val="00AA25EA"/>
    <w:rsid w:val="00AA282E"/>
    <w:rsid w:val="00AA2E89"/>
    <w:rsid w:val="00AA32C0"/>
    <w:rsid w:val="00AA355D"/>
    <w:rsid w:val="00AA4A0B"/>
    <w:rsid w:val="00AA59E1"/>
    <w:rsid w:val="00AA59EF"/>
    <w:rsid w:val="00AA7468"/>
    <w:rsid w:val="00AA7678"/>
    <w:rsid w:val="00AA7AF5"/>
    <w:rsid w:val="00AA7EED"/>
    <w:rsid w:val="00AB021C"/>
    <w:rsid w:val="00AB08A8"/>
    <w:rsid w:val="00AB0BEC"/>
    <w:rsid w:val="00AB1F0E"/>
    <w:rsid w:val="00AB2D3A"/>
    <w:rsid w:val="00AB3680"/>
    <w:rsid w:val="00AB3EBA"/>
    <w:rsid w:val="00AB4FB2"/>
    <w:rsid w:val="00AB4FD2"/>
    <w:rsid w:val="00AB5F7B"/>
    <w:rsid w:val="00AB6986"/>
    <w:rsid w:val="00AB6BA4"/>
    <w:rsid w:val="00AB6F03"/>
    <w:rsid w:val="00AB7568"/>
    <w:rsid w:val="00AB794C"/>
    <w:rsid w:val="00AC13AE"/>
    <w:rsid w:val="00AC17BF"/>
    <w:rsid w:val="00AC2080"/>
    <w:rsid w:val="00AC233E"/>
    <w:rsid w:val="00AC234C"/>
    <w:rsid w:val="00AC2DB2"/>
    <w:rsid w:val="00AC36EF"/>
    <w:rsid w:val="00AC3916"/>
    <w:rsid w:val="00AC3CAD"/>
    <w:rsid w:val="00AC4927"/>
    <w:rsid w:val="00AC53F2"/>
    <w:rsid w:val="00AC5945"/>
    <w:rsid w:val="00AC5D2E"/>
    <w:rsid w:val="00AC6868"/>
    <w:rsid w:val="00AC7FE1"/>
    <w:rsid w:val="00AD1771"/>
    <w:rsid w:val="00AD21DD"/>
    <w:rsid w:val="00AD282C"/>
    <w:rsid w:val="00AD2B42"/>
    <w:rsid w:val="00AD2B77"/>
    <w:rsid w:val="00AD2BA5"/>
    <w:rsid w:val="00AD4018"/>
    <w:rsid w:val="00AD42F1"/>
    <w:rsid w:val="00AD5F3D"/>
    <w:rsid w:val="00AD6130"/>
    <w:rsid w:val="00AD62C3"/>
    <w:rsid w:val="00AD65E9"/>
    <w:rsid w:val="00AD7284"/>
    <w:rsid w:val="00AD73AE"/>
    <w:rsid w:val="00AD75D0"/>
    <w:rsid w:val="00AD7C11"/>
    <w:rsid w:val="00AE0039"/>
    <w:rsid w:val="00AE1042"/>
    <w:rsid w:val="00AE2D02"/>
    <w:rsid w:val="00AE56C9"/>
    <w:rsid w:val="00AE57DE"/>
    <w:rsid w:val="00AE589C"/>
    <w:rsid w:val="00AE5C3B"/>
    <w:rsid w:val="00AE6787"/>
    <w:rsid w:val="00AE739F"/>
    <w:rsid w:val="00AE7959"/>
    <w:rsid w:val="00AE7E61"/>
    <w:rsid w:val="00AF074F"/>
    <w:rsid w:val="00AF2CDF"/>
    <w:rsid w:val="00AF3389"/>
    <w:rsid w:val="00AF348C"/>
    <w:rsid w:val="00AF3580"/>
    <w:rsid w:val="00AF3852"/>
    <w:rsid w:val="00AF49B4"/>
    <w:rsid w:val="00AF64BE"/>
    <w:rsid w:val="00AF7A55"/>
    <w:rsid w:val="00AF7C77"/>
    <w:rsid w:val="00B000FE"/>
    <w:rsid w:val="00B0015F"/>
    <w:rsid w:val="00B004FC"/>
    <w:rsid w:val="00B00798"/>
    <w:rsid w:val="00B010A6"/>
    <w:rsid w:val="00B012D5"/>
    <w:rsid w:val="00B016FA"/>
    <w:rsid w:val="00B01A86"/>
    <w:rsid w:val="00B02762"/>
    <w:rsid w:val="00B027F7"/>
    <w:rsid w:val="00B028AF"/>
    <w:rsid w:val="00B02E0E"/>
    <w:rsid w:val="00B02EDA"/>
    <w:rsid w:val="00B033EC"/>
    <w:rsid w:val="00B03BA5"/>
    <w:rsid w:val="00B03E28"/>
    <w:rsid w:val="00B04B14"/>
    <w:rsid w:val="00B0549F"/>
    <w:rsid w:val="00B05565"/>
    <w:rsid w:val="00B061C2"/>
    <w:rsid w:val="00B0658F"/>
    <w:rsid w:val="00B06C19"/>
    <w:rsid w:val="00B070FD"/>
    <w:rsid w:val="00B07DDA"/>
    <w:rsid w:val="00B07F2A"/>
    <w:rsid w:val="00B10BE9"/>
    <w:rsid w:val="00B1121A"/>
    <w:rsid w:val="00B113D4"/>
    <w:rsid w:val="00B11608"/>
    <w:rsid w:val="00B11691"/>
    <w:rsid w:val="00B11F81"/>
    <w:rsid w:val="00B12032"/>
    <w:rsid w:val="00B12A14"/>
    <w:rsid w:val="00B13799"/>
    <w:rsid w:val="00B13B4A"/>
    <w:rsid w:val="00B14670"/>
    <w:rsid w:val="00B14B81"/>
    <w:rsid w:val="00B153D7"/>
    <w:rsid w:val="00B15699"/>
    <w:rsid w:val="00B15CEE"/>
    <w:rsid w:val="00B200F9"/>
    <w:rsid w:val="00B20B62"/>
    <w:rsid w:val="00B21D76"/>
    <w:rsid w:val="00B22626"/>
    <w:rsid w:val="00B22F1D"/>
    <w:rsid w:val="00B24420"/>
    <w:rsid w:val="00B24E11"/>
    <w:rsid w:val="00B251DF"/>
    <w:rsid w:val="00B252C7"/>
    <w:rsid w:val="00B255C5"/>
    <w:rsid w:val="00B25847"/>
    <w:rsid w:val="00B263F3"/>
    <w:rsid w:val="00B27A76"/>
    <w:rsid w:val="00B30587"/>
    <w:rsid w:val="00B307E5"/>
    <w:rsid w:val="00B30CA4"/>
    <w:rsid w:val="00B3224C"/>
    <w:rsid w:val="00B33264"/>
    <w:rsid w:val="00B34030"/>
    <w:rsid w:val="00B34058"/>
    <w:rsid w:val="00B3408C"/>
    <w:rsid w:val="00B345C5"/>
    <w:rsid w:val="00B347E6"/>
    <w:rsid w:val="00B34ACB"/>
    <w:rsid w:val="00B34DCC"/>
    <w:rsid w:val="00B359E8"/>
    <w:rsid w:val="00B35CC4"/>
    <w:rsid w:val="00B36023"/>
    <w:rsid w:val="00B3647E"/>
    <w:rsid w:val="00B37822"/>
    <w:rsid w:val="00B37879"/>
    <w:rsid w:val="00B37DAB"/>
    <w:rsid w:val="00B37F15"/>
    <w:rsid w:val="00B40184"/>
    <w:rsid w:val="00B406C5"/>
    <w:rsid w:val="00B40A4D"/>
    <w:rsid w:val="00B40AC4"/>
    <w:rsid w:val="00B414A4"/>
    <w:rsid w:val="00B41F69"/>
    <w:rsid w:val="00B425C3"/>
    <w:rsid w:val="00B42847"/>
    <w:rsid w:val="00B4321C"/>
    <w:rsid w:val="00B432E2"/>
    <w:rsid w:val="00B449EC"/>
    <w:rsid w:val="00B44A12"/>
    <w:rsid w:val="00B44B5F"/>
    <w:rsid w:val="00B44C8A"/>
    <w:rsid w:val="00B45732"/>
    <w:rsid w:val="00B47145"/>
    <w:rsid w:val="00B4726B"/>
    <w:rsid w:val="00B50839"/>
    <w:rsid w:val="00B50D4B"/>
    <w:rsid w:val="00B5130A"/>
    <w:rsid w:val="00B5271A"/>
    <w:rsid w:val="00B52ACA"/>
    <w:rsid w:val="00B52FA2"/>
    <w:rsid w:val="00B530A2"/>
    <w:rsid w:val="00B53353"/>
    <w:rsid w:val="00B53632"/>
    <w:rsid w:val="00B53B04"/>
    <w:rsid w:val="00B54437"/>
    <w:rsid w:val="00B547B4"/>
    <w:rsid w:val="00B54EB4"/>
    <w:rsid w:val="00B55B6F"/>
    <w:rsid w:val="00B55C7D"/>
    <w:rsid w:val="00B5641D"/>
    <w:rsid w:val="00B56901"/>
    <w:rsid w:val="00B57111"/>
    <w:rsid w:val="00B57F60"/>
    <w:rsid w:val="00B5C4C1"/>
    <w:rsid w:val="00B60FF0"/>
    <w:rsid w:val="00B613A4"/>
    <w:rsid w:val="00B617D2"/>
    <w:rsid w:val="00B61ED9"/>
    <w:rsid w:val="00B627D4"/>
    <w:rsid w:val="00B62DC0"/>
    <w:rsid w:val="00B63B25"/>
    <w:rsid w:val="00B649F0"/>
    <w:rsid w:val="00B64DA0"/>
    <w:rsid w:val="00B6507F"/>
    <w:rsid w:val="00B651CA"/>
    <w:rsid w:val="00B65357"/>
    <w:rsid w:val="00B66F2D"/>
    <w:rsid w:val="00B67122"/>
    <w:rsid w:val="00B67274"/>
    <w:rsid w:val="00B675D9"/>
    <w:rsid w:val="00B67E79"/>
    <w:rsid w:val="00B67E81"/>
    <w:rsid w:val="00B7030B"/>
    <w:rsid w:val="00B70AB6"/>
    <w:rsid w:val="00B70B7E"/>
    <w:rsid w:val="00B70E7B"/>
    <w:rsid w:val="00B71101"/>
    <w:rsid w:val="00B7130A"/>
    <w:rsid w:val="00B71892"/>
    <w:rsid w:val="00B71FC5"/>
    <w:rsid w:val="00B72316"/>
    <w:rsid w:val="00B72D8E"/>
    <w:rsid w:val="00B73322"/>
    <w:rsid w:val="00B73FBF"/>
    <w:rsid w:val="00B745BF"/>
    <w:rsid w:val="00B745C4"/>
    <w:rsid w:val="00B747D6"/>
    <w:rsid w:val="00B74B16"/>
    <w:rsid w:val="00B74B20"/>
    <w:rsid w:val="00B76CE0"/>
    <w:rsid w:val="00B7789A"/>
    <w:rsid w:val="00B77FFD"/>
    <w:rsid w:val="00B806B9"/>
    <w:rsid w:val="00B80D0A"/>
    <w:rsid w:val="00B8125C"/>
    <w:rsid w:val="00B81AF2"/>
    <w:rsid w:val="00B820A8"/>
    <w:rsid w:val="00B820A9"/>
    <w:rsid w:val="00B821C3"/>
    <w:rsid w:val="00B824D6"/>
    <w:rsid w:val="00B829CA"/>
    <w:rsid w:val="00B82DD0"/>
    <w:rsid w:val="00B8457D"/>
    <w:rsid w:val="00B8463E"/>
    <w:rsid w:val="00B86B19"/>
    <w:rsid w:val="00B870E0"/>
    <w:rsid w:val="00B87605"/>
    <w:rsid w:val="00B90294"/>
    <w:rsid w:val="00B9087B"/>
    <w:rsid w:val="00B9088E"/>
    <w:rsid w:val="00B91E4E"/>
    <w:rsid w:val="00B925AB"/>
    <w:rsid w:val="00B930C3"/>
    <w:rsid w:val="00B93B93"/>
    <w:rsid w:val="00B93E0E"/>
    <w:rsid w:val="00B94886"/>
    <w:rsid w:val="00B94C1A"/>
    <w:rsid w:val="00B9574A"/>
    <w:rsid w:val="00B957B3"/>
    <w:rsid w:val="00B95A70"/>
    <w:rsid w:val="00B95DEE"/>
    <w:rsid w:val="00B96300"/>
    <w:rsid w:val="00B96905"/>
    <w:rsid w:val="00B97498"/>
    <w:rsid w:val="00B97AE7"/>
    <w:rsid w:val="00B97D9B"/>
    <w:rsid w:val="00BA0402"/>
    <w:rsid w:val="00BA05B0"/>
    <w:rsid w:val="00BA0CEE"/>
    <w:rsid w:val="00BA0DBE"/>
    <w:rsid w:val="00BA116C"/>
    <w:rsid w:val="00BA1302"/>
    <w:rsid w:val="00BA1C49"/>
    <w:rsid w:val="00BA1F12"/>
    <w:rsid w:val="00BA2151"/>
    <w:rsid w:val="00BA21F6"/>
    <w:rsid w:val="00BA2381"/>
    <w:rsid w:val="00BA3334"/>
    <w:rsid w:val="00BA3C67"/>
    <w:rsid w:val="00BA47AD"/>
    <w:rsid w:val="00BA49B9"/>
    <w:rsid w:val="00BA64AC"/>
    <w:rsid w:val="00BA69F8"/>
    <w:rsid w:val="00BA715D"/>
    <w:rsid w:val="00BA7287"/>
    <w:rsid w:val="00BB001B"/>
    <w:rsid w:val="00BB1580"/>
    <w:rsid w:val="00BB1D6E"/>
    <w:rsid w:val="00BB1EBD"/>
    <w:rsid w:val="00BB2823"/>
    <w:rsid w:val="00BB2D77"/>
    <w:rsid w:val="00BB323D"/>
    <w:rsid w:val="00BB34D3"/>
    <w:rsid w:val="00BB34DE"/>
    <w:rsid w:val="00BB3657"/>
    <w:rsid w:val="00BB3B9B"/>
    <w:rsid w:val="00BB3D37"/>
    <w:rsid w:val="00BB4839"/>
    <w:rsid w:val="00BB5C9F"/>
    <w:rsid w:val="00BB5DFA"/>
    <w:rsid w:val="00BB6CF9"/>
    <w:rsid w:val="00BB6E4A"/>
    <w:rsid w:val="00BB6F4B"/>
    <w:rsid w:val="00BB76B8"/>
    <w:rsid w:val="00BC0979"/>
    <w:rsid w:val="00BC0F86"/>
    <w:rsid w:val="00BC1138"/>
    <w:rsid w:val="00BC1C9C"/>
    <w:rsid w:val="00BC226F"/>
    <w:rsid w:val="00BC24F0"/>
    <w:rsid w:val="00BC285C"/>
    <w:rsid w:val="00BC2C6A"/>
    <w:rsid w:val="00BC2ED0"/>
    <w:rsid w:val="00BC34FE"/>
    <w:rsid w:val="00BC3F48"/>
    <w:rsid w:val="00BC4023"/>
    <w:rsid w:val="00BC4336"/>
    <w:rsid w:val="00BC43A0"/>
    <w:rsid w:val="00BC44BE"/>
    <w:rsid w:val="00BC4B1B"/>
    <w:rsid w:val="00BC5BEA"/>
    <w:rsid w:val="00BC633D"/>
    <w:rsid w:val="00BC668E"/>
    <w:rsid w:val="00BC709B"/>
    <w:rsid w:val="00BC7445"/>
    <w:rsid w:val="00BC76A3"/>
    <w:rsid w:val="00BC7FD0"/>
    <w:rsid w:val="00BD036B"/>
    <w:rsid w:val="00BD0468"/>
    <w:rsid w:val="00BD0536"/>
    <w:rsid w:val="00BD1167"/>
    <w:rsid w:val="00BD11E3"/>
    <w:rsid w:val="00BD1705"/>
    <w:rsid w:val="00BD18DA"/>
    <w:rsid w:val="00BD1BC9"/>
    <w:rsid w:val="00BD1ECC"/>
    <w:rsid w:val="00BD203F"/>
    <w:rsid w:val="00BD2C35"/>
    <w:rsid w:val="00BD35BC"/>
    <w:rsid w:val="00BD3696"/>
    <w:rsid w:val="00BD36E7"/>
    <w:rsid w:val="00BD3E99"/>
    <w:rsid w:val="00BD4283"/>
    <w:rsid w:val="00BD443C"/>
    <w:rsid w:val="00BD4462"/>
    <w:rsid w:val="00BD4DFF"/>
    <w:rsid w:val="00BD5075"/>
    <w:rsid w:val="00BD5996"/>
    <w:rsid w:val="00BD5B54"/>
    <w:rsid w:val="00BD6508"/>
    <w:rsid w:val="00BD694E"/>
    <w:rsid w:val="00BD7283"/>
    <w:rsid w:val="00BD75EF"/>
    <w:rsid w:val="00BD7855"/>
    <w:rsid w:val="00BD7D0B"/>
    <w:rsid w:val="00BE071E"/>
    <w:rsid w:val="00BE083A"/>
    <w:rsid w:val="00BE0938"/>
    <w:rsid w:val="00BE0F07"/>
    <w:rsid w:val="00BE1C5F"/>
    <w:rsid w:val="00BE3346"/>
    <w:rsid w:val="00BE3735"/>
    <w:rsid w:val="00BE37A3"/>
    <w:rsid w:val="00BE3967"/>
    <w:rsid w:val="00BE3B2F"/>
    <w:rsid w:val="00BE3EED"/>
    <w:rsid w:val="00BE4282"/>
    <w:rsid w:val="00BE46D1"/>
    <w:rsid w:val="00BE46F0"/>
    <w:rsid w:val="00BE53C9"/>
    <w:rsid w:val="00BE592A"/>
    <w:rsid w:val="00BE61C6"/>
    <w:rsid w:val="00BE63BE"/>
    <w:rsid w:val="00BE6681"/>
    <w:rsid w:val="00BE7486"/>
    <w:rsid w:val="00BE75B2"/>
    <w:rsid w:val="00BE7EBC"/>
    <w:rsid w:val="00BF0AB4"/>
    <w:rsid w:val="00BF10D5"/>
    <w:rsid w:val="00BF2B18"/>
    <w:rsid w:val="00BF2E0E"/>
    <w:rsid w:val="00BF3A07"/>
    <w:rsid w:val="00BF3A59"/>
    <w:rsid w:val="00BF45C3"/>
    <w:rsid w:val="00BF483F"/>
    <w:rsid w:val="00BF4AB4"/>
    <w:rsid w:val="00BF4CE0"/>
    <w:rsid w:val="00BF5D10"/>
    <w:rsid w:val="00BF5E53"/>
    <w:rsid w:val="00BF5F9A"/>
    <w:rsid w:val="00BF602F"/>
    <w:rsid w:val="00BF63A4"/>
    <w:rsid w:val="00BF7471"/>
    <w:rsid w:val="00BF764E"/>
    <w:rsid w:val="00BF784A"/>
    <w:rsid w:val="00BF7999"/>
    <w:rsid w:val="00C00DB7"/>
    <w:rsid w:val="00C00E92"/>
    <w:rsid w:val="00C013AD"/>
    <w:rsid w:val="00C017D0"/>
    <w:rsid w:val="00C0188D"/>
    <w:rsid w:val="00C0201A"/>
    <w:rsid w:val="00C02198"/>
    <w:rsid w:val="00C02A21"/>
    <w:rsid w:val="00C02D57"/>
    <w:rsid w:val="00C02DB5"/>
    <w:rsid w:val="00C02DE3"/>
    <w:rsid w:val="00C032FE"/>
    <w:rsid w:val="00C03F13"/>
    <w:rsid w:val="00C03F7E"/>
    <w:rsid w:val="00C04C95"/>
    <w:rsid w:val="00C04EC1"/>
    <w:rsid w:val="00C05451"/>
    <w:rsid w:val="00C05740"/>
    <w:rsid w:val="00C05DF1"/>
    <w:rsid w:val="00C065F4"/>
    <w:rsid w:val="00C06796"/>
    <w:rsid w:val="00C068CB"/>
    <w:rsid w:val="00C06A45"/>
    <w:rsid w:val="00C06A65"/>
    <w:rsid w:val="00C06C43"/>
    <w:rsid w:val="00C07868"/>
    <w:rsid w:val="00C07CCB"/>
    <w:rsid w:val="00C07F77"/>
    <w:rsid w:val="00C102BC"/>
    <w:rsid w:val="00C10763"/>
    <w:rsid w:val="00C114BC"/>
    <w:rsid w:val="00C1166C"/>
    <w:rsid w:val="00C11C65"/>
    <w:rsid w:val="00C11EA4"/>
    <w:rsid w:val="00C12159"/>
    <w:rsid w:val="00C12797"/>
    <w:rsid w:val="00C1283E"/>
    <w:rsid w:val="00C135D5"/>
    <w:rsid w:val="00C13C6B"/>
    <w:rsid w:val="00C13E32"/>
    <w:rsid w:val="00C14604"/>
    <w:rsid w:val="00C15474"/>
    <w:rsid w:val="00C154C5"/>
    <w:rsid w:val="00C1662C"/>
    <w:rsid w:val="00C167D7"/>
    <w:rsid w:val="00C16BBF"/>
    <w:rsid w:val="00C17147"/>
    <w:rsid w:val="00C17294"/>
    <w:rsid w:val="00C17505"/>
    <w:rsid w:val="00C1772B"/>
    <w:rsid w:val="00C17B58"/>
    <w:rsid w:val="00C17CE5"/>
    <w:rsid w:val="00C20B54"/>
    <w:rsid w:val="00C20B7A"/>
    <w:rsid w:val="00C20D27"/>
    <w:rsid w:val="00C2139C"/>
    <w:rsid w:val="00C217F1"/>
    <w:rsid w:val="00C218BB"/>
    <w:rsid w:val="00C21E1A"/>
    <w:rsid w:val="00C2267A"/>
    <w:rsid w:val="00C24582"/>
    <w:rsid w:val="00C2476B"/>
    <w:rsid w:val="00C249E3"/>
    <w:rsid w:val="00C2526D"/>
    <w:rsid w:val="00C252C9"/>
    <w:rsid w:val="00C26065"/>
    <w:rsid w:val="00C2649A"/>
    <w:rsid w:val="00C264FE"/>
    <w:rsid w:val="00C267F1"/>
    <w:rsid w:val="00C26E2B"/>
    <w:rsid w:val="00C275CE"/>
    <w:rsid w:val="00C278E1"/>
    <w:rsid w:val="00C30177"/>
    <w:rsid w:val="00C30329"/>
    <w:rsid w:val="00C3059E"/>
    <w:rsid w:val="00C31859"/>
    <w:rsid w:val="00C3194B"/>
    <w:rsid w:val="00C32572"/>
    <w:rsid w:val="00C32E4B"/>
    <w:rsid w:val="00C3317F"/>
    <w:rsid w:val="00C33230"/>
    <w:rsid w:val="00C340E8"/>
    <w:rsid w:val="00C34C90"/>
    <w:rsid w:val="00C3516E"/>
    <w:rsid w:val="00C35336"/>
    <w:rsid w:val="00C35356"/>
    <w:rsid w:val="00C35C64"/>
    <w:rsid w:val="00C362F9"/>
    <w:rsid w:val="00C36622"/>
    <w:rsid w:val="00C36B6D"/>
    <w:rsid w:val="00C374EF"/>
    <w:rsid w:val="00C409D5"/>
    <w:rsid w:val="00C411A4"/>
    <w:rsid w:val="00C42455"/>
    <w:rsid w:val="00C425D4"/>
    <w:rsid w:val="00C4358E"/>
    <w:rsid w:val="00C43E6F"/>
    <w:rsid w:val="00C44199"/>
    <w:rsid w:val="00C442E4"/>
    <w:rsid w:val="00C44459"/>
    <w:rsid w:val="00C447DA"/>
    <w:rsid w:val="00C44CD6"/>
    <w:rsid w:val="00C4521C"/>
    <w:rsid w:val="00C45718"/>
    <w:rsid w:val="00C459D6"/>
    <w:rsid w:val="00C462A9"/>
    <w:rsid w:val="00C468A3"/>
    <w:rsid w:val="00C47622"/>
    <w:rsid w:val="00C47689"/>
    <w:rsid w:val="00C476E1"/>
    <w:rsid w:val="00C477F9"/>
    <w:rsid w:val="00C50052"/>
    <w:rsid w:val="00C50409"/>
    <w:rsid w:val="00C504A5"/>
    <w:rsid w:val="00C504B2"/>
    <w:rsid w:val="00C51015"/>
    <w:rsid w:val="00C516A7"/>
    <w:rsid w:val="00C523A4"/>
    <w:rsid w:val="00C52443"/>
    <w:rsid w:val="00C5250D"/>
    <w:rsid w:val="00C52BB5"/>
    <w:rsid w:val="00C531F9"/>
    <w:rsid w:val="00C53639"/>
    <w:rsid w:val="00C54B52"/>
    <w:rsid w:val="00C54E7B"/>
    <w:rsid w:val="00C55043"/>
    <w:rsid w:val="00C55066"/>
    <w:rsid w:val="00C5522B"/>
    <w:rsid w:val="00C55492"/>
    <w:rsid w:val="00C559B1"/>
    <w:rsid w:val="00C55A0F"/>
    <w:rsid w:val="00C5624A"/>
    <w:rsid w:val="00C568F9"/>
    <w:rsid w:val="00C5694B"/>
    <w:rsid w:val="00C56E53"/>
    <w:rsid w:val="00C5713A"/>
    <w:rsid w:val="00C57157"/>
    <w:rsid w:val="00C57C7D"/>
    <w:rsid w:val="00C60C1C"/>
    <w:rsid w:val="00C60D79"/>
    <w:rsid w:val="00C613EE"/>
    <w:rsid w:val="00C616AD"/>
    <w:rsid w:val="00C6201E"/>
    <w:rsid w:val="00C6226E"/>
    <w:rsid w:val="00C625E2"/>
    <w:rsid w:val="00C62812"/>
    <w:rsid w:val="00C62867"/>
    <w:rsid w:val="00C62C5A"/>
    <w:rsid w:val="00C631E6"/>
    <w:rsid w:val="00C636CF"/>
    <w:rsid w:val="00C63778"/>
    <w:rsid w:val="00C637DF"/>
    <w:rsid w:val="00C6399D"/>
    <w:rsid w:val="00C64301"/>
    <w:rsid w:val="00C64A24"/>
    <w:rsid w:val="00C64A91"/>
    <w:rsid w:val="00C64CE8"/>
    <w:rsid w:val="00C651C8"/>
    <w:rsid w:val="00C6631B"/>
    <w:rsid w:val="00C6640D"/>
    <w:rsid w:val="00C664C7"/>
    <w:rsid w:val="00C666F8"/>
    <w:rsid w:val="00C672D2"/>
    <w:rsid w:val="00C67861"/>
    <w:rsid w:val="00C679D9"/>
    <w:rsid w:val="00C67B5A"/>
    <w:rsid w:val="00C7011B"/>
    <w:rsid w:val="00C70D5E"/>
    <w:rsid w:val="00C70DA5"/>
    <w:rsid w:val="00C71CA7"/>
    <w:rsid w:val="00C72428"/>
    <w:rsid w:val="00C72E0C"/>
    <w:rsid w:val="00C73422"/>
    <w:rsid w:val="00C746ED"/>
    <w:rsid w:val="00C74C68"/>
    <w:rsid w:val="00C756B1"/>
    <w:rsid w:val="00C75C6D"/>
    <w:rsid w:val="00C768AE"/>
    <w:rsid w:val="00C76AC9"/>
    <w:rsid w:val="00C76E55"/>
    <w:rsid w:val="00C77289"/>
    <w:rsid w:val="00C7729B"/>
    <w:rsid w:val="00C77771"/>
    <w:rsid w:val="00C77845"/>
    <w:rsid w:val="00C77A81"/>
    <w:rsid w:val="00C77F28"/>
    <w:rsid w:val="00C8062E"/>
    <w:rsid w:val="00C8070C"/>
    <w:rsid w:val="00C80A19"/>
    <w:rsid w:val="00C816F3"/>
    <w:rsid w:val="00C81C9C"/>
    <w:rsid w:val="00C82286"/>
    <w:rsid w:val="00C82652"/>
    <w:rsid w:val="00C82A23"/>
    <w:rsid w:val="00C83013"/>
    <w:rsid w:val="00C8348B"/>
    <w:rsid w:val="00C834ED"/>
    <w:rsid w:val="00C83956"/>
    <w:rsid w:val="00C852DF"/>
    <w:rsid w:val="00C86704"/>
    <w:rsid w:val="00C8671C"/>
    <w:rsid w:val="00C87781"/>
    <w:rsid w:val="00C877D2"/>
    <w:rsid w:val="00C90263"/>
    <w:rsid w:val="00C90724"/>
    <w:rsid w:val="00C90897"/>
    <w:rsid w:val="00C90A55"/>
    <w:rsid w:val="00C911AD"/>
    <w:rsid w:val="00C91CD2"/>
    <w:rsid w:val="00C91D54"/>
    <w:rsid w:val="00C920F5"/>
    <w:rsid w:val="00C9215F"/>
    <w:rsid w:val="00C928E5"/>
    <w:rsid w:val="00C92A10"/>
    <w:rsid w:val="00C92BF0"/>
    <w:rsid w:val="00C93682"/>
    <w:rsid w:val="00C93B4F"/>
    <w:rsid w:val="00C93DDC"/>
    <w:rsid w:val="00C9443B"/>
    <w:rsid w:val="00C9536E"/>
    <w:rsid w:val="00C95732"/>
    <w:rsid w:val="00C960D6"/>
    <w:rsid w:val="00C962C1"/>
    <w:rsid w:val="00C965F9"/>
    <w:rsid w:val="00C96790"/>
    <w:rsid w:val="00C97149"/>
    <w:rsid w:val="00C97CD7"/>
    <w:rsid w:val="00CA0854"/>
    <w:rsid w:val="00CA1F0E"/>
    <w:rsid w:val="00CA2856"/>
    <w:rsid w:val="00CA2C24"/>
    <w:rsid w:val="00CA3212"/>
    <w:rsid w:val="00CA3BB8"/>
    <w:rsid w:val="00CA3FE0"/>
    <w:rsid w:val="00CA3FEC"/>
    <w:rsid w:val="00CA3FF5"/>
    <w:rsid w:val="00CA4245"/>
    <w:rsid w:val="00CA4B13"/>
    <w:rsid w:val="00CA506D"/>
    <w:rsid w:val="00CA54C6"/>
    <w:rsid w:val="00CA591A"/>
    <w:rsid w:val="00CA5DA9"/>
    <w:rsid w:val="00CA6E85"/>
    <w:rsid w:val="00CA6FE3"/>
    <w:rsid w:val="00CA700E"/>
    <w:rsid w:val="00CB01ED"/>
    <w:rsid w:val="00CB052E"/>
    <w:rsid w:val="00CB0534"/>
    <w:rsid w:val="00CB057B"/>
    <w:rsid w:val="00CB0F52"/>
    <w:rsid w:val="00CB14C7"/>
    <w:rsid w:val="00CB204A"/>
    <w:rsid w:val="00CB31E7"/>
    <w:rsid w:val="00CB33C4"/>
    <w:rsid w:val="00CB3D3B"/>
    <w:rsid w:val="00CB4A67"/>
    <w:rsid w:val="00CB4F5E"/>
    <w:rsid w:val="00CB590F"/>
    <w:rsid w:val="00CB5B65"/>
    <w:rsid w:val="00CB617A"/>
    <w:rsid w:val="00CB6B58"/>
    <w:rsid w:val="00CB738F"/>
    <w:rsid w:val="00CB7DC9"/>
    <w:rsid w:val="00CC0027"/>
    <w:rsid w:val="00CC0E75"/>
    <w:rsid w:val="00CC1914"/>
    <w:rsid w:val="00CC19C1"/>
    <w:rsid w:val="00CC3432"/>
    <w:rsid w:val="00CC4209"/>
    <w:rsid w:val="00CC42FC"/>
    <w:rsid w:val="00CC49B2"/>
    <w:rsid w:val="00CC5091"/>
    <w:rsid w:val="00CC5109"/>
    <w:rsid w:val="00CC53D9"/>
    <w:rsid w:val="00CC57FD"/>
    <w:rsid w:val="00CC5A63"/>
    <w:rsid w:val="00CC628C"/>
    <w:rsid w:val="00CC67D8"/>
    <w:rsid w:val="00CC6AA3"/>
    <w:rsid w:val="00CD00CA"/>
    <w:rsid w:val="00CD0742"/>
    <w:rsid w:val="00CD0CD1"/>
    <w:rsid w:val="00CD146D"/>
    <w:rsid w:val="00CD167A"/>
    <w:rsid w:val="00CD16B4"/>
    <w:rsid w:val="00CD195B"/>
    <w:rsid w:val="00CD1A09"/>
    <w:rsid w:val="00CD1DB5"/>
    <w:rsid w:val="00CD1E89"/>
    <w:rsid w:val="00CD2695"/>
    <w:rsid w:val="00CD282B"/>
    <w:rsid w:val="00CD28A6"/>
    <w:rsid w:val="00CD3213"/>
    <w:rsid w:val="00CD3227"/>
    <w:rsid w:val="00CD3405"/>
    <w:rsid w:val="00CD4693"/>
    <w:rsid w:val="00CD5B39"/>
    <w:rsid w:val="00CD5F37"/>
    <w:rsid w:val="00CD5FAD"/>
    <w:rsid w:val="00CD60E4"/>
    <w:rsid w:val="00CD6102"/>
    <w:rsid w:val="00CE028A"/>
    <w:rsid w:val="00CE1139"/>
    <w:rsid w:val="00CE1B73"/>
    <w:rsid w:val="00CE211F"/>
    <w:rsid w:val="00CE29EA"/>
    <w:rsid w:val="00CE3DCD"/>
    <w:rsid w:val="00CE5515"/>
    <w:rsid w:val="00CE5532"/>
    <w:rsid w:val="00CE5C37"/>
    <w:rsid w:val="00CE5F63"/>
    <w:rsid w:val="00CE6CF2"/>
    <w:rsid w:val="00CF0180"/>
    <w:rsid w:val="00CF0A45"/>
    <w:rsid w:val="00CF0E32"/>
    <w:rsid w:val="00CF1248"/>
    <w:rsid w:val="00CF1959"/>
    <w:rsid w:val="00CF2B54"/>
    <w:rsid w:val="00CF453A"/>
    <w:rsid w:val="00CF4E01"/>
    <w:rsid w:val="00CF5F76"/>
    <w:rsid w:val="00CF6309"/>
    <w:rsid w:val="00CF6314"/>
    <w:rsid w:val="00CF665F"/>
    <w:rsid w:val="00CF6A77"/>
    <w:rsid w:val="00D00311"/>
    <w:rsid w:val="00D003FC"/>
    <w:rsid w:val="00D00BA7"/>
    <w:rsid w:val="00D00F50"/>
    <w:rsid w:val="00D016D3"/>
    <w:rsid w:val="00D02208"/>
    <w:rsid w:val="00D02988"/>
    <w:rsid w:val="00D03481"/>
    <w:rsid w:val="00D04399"/>
    <w:rsid w:val="00D045E1"/>
    <w:rsid w:val="00D05872"/>
    <w:rsid w:val="00D059EB"/>
    <w:rsid w:val="00D0639F"/>
    <w:rsid w:val="00D06883"/>
    <w:rsid w:val="00D068C9"/>
    <w:rsid w:val="00D06CF7"/>
    <w:rsid w:val="00D07367"/>
    <w:rsid w:val="00D07861"/>
    <w:rsid w:val="00D07A55"/>
    <w:rsid w:val="00D07E20"/>
    <w:rsid w:val="00D104AA"/>
    <w:rsid w:val="00D104AC"/>
    <w:rsid w:val="00D10DD8"/>
    <w:rsid w:val="00D113E1"/>
    <w:rsid w:val="00D11E3F"/>
    <w:rsid w:val="00D12FB1"/>
    <w:rsid w:val="00D13E14"/>
    <w:rsid w:val="00D13F37"/>
    <w:rsid w:val="00D14741"/>
    <w:rsid w:val="00D14773"/>
    <w:rsid w:val="00D151CC"/>
    <w:rsid w:val="00D15201"/>
    <w:rsid w:val="00D15D49"/>
    <w:rsid w:val="00D161EE"/>
    <w:rsid w:val="00D162A3"/>
    <w:rsid w:val="00D17288"/>
    <w:rsid w:val="00D17A17"/>
    <w:rsid w:val="00D17C76"/>
    <w:rsid w:val="00D204A0"/>
    <w:rsid w:val="00D20A48"/>
    <w:rsid w:val="00D2178F"/>
    <w:rsid w:val="00D21F93"/>
    <w:rsid w:val="00D22555"/>
    <w:rsid w:val="00D23511"/>
    <w:rsid w:val="00D23656"/>
    <w:rsid w:val="00D23D0B"/>
    <w:rsid w:val="00D24739"/>
    <w:rsid w:val="00D24B02"/>
    <w:rsid w:val="00D24E89"/>
    <w:rsid w:val="00D24EC1"/>
    <w:rsid w:val="00D257EA"/>
    <w:rsid w:val="00D25A71"/>
    <w:rsid w:val="00D2639A"/>
    <w:rsid w:val="00D26B87"/>
    <w:rsid w:val="00D27C9D"/>
    <w:rsid w:val="00D31E06"/>
    <w:rsid w:val="00D32C29"/>
    <w:rsid w:val="00D3321A"/>
    <w:rsid w:val="00D335BE"/>
    <w:rsid w:val="00D33689"/>
    <w:rsid w:val="00D34385"/>
    <w:rsid w:val="00D34487"/>
    <w:rsid w:val="00D35848"/>
    <w:rsid w:val="00D36365"/>
    <w:rsid w:val="00D3640E"/>
    <w:rsid w:val="00D37F5B"/>
    <w:rsid w:val="00D40774"/>
    <w:rsid w:val="00D410B8"/>
    <w:rsid w:val="00D412B5"/>
    <w:rsid w:val="00D41CDD"/>
    <w:rsid w:val="00D424BC"/>
    <w:rsid w:val="00D4279A"/>
    <w:rsid w:val="00D427E8"/>
    <w:rsid w:val="00D42986"/>
    <w:rsid w:val="00D4494D"/>
    <w:rsid w:val="00D44CB4"/>
    <w:rsid w:val="00D44CB5"/>
    <w:rsid w:val="00D44D6F"/>
    <w:rsid w:val="00D45066"/>
    <w:rsid w:val="00D453B9"/>
    <w:rsid w:val="00D458A7"/>
    <w:rsid w:val="00D4643C"/>
    <w:rsid w:val="00D46BCF"/>
    <w:rsid w:val="00D46E32"/>
    <w:rsid w:val="00D46FBB"/>
    <w:rsid w:val="00D47BA7"/>
    <w:rsid w:val="00D51800"/>
    <w:rsid w:val="00D52672"/>
    <w:rsid w:val="00D52DEC"/>
    <w:rsid w:val="00D52E21"/>
    <w:rsid w:val="00D53A94"/>
    <w:rsid w:val="00D54098"/>
    <w:rsid w:val="00D5441A"/>
    <w:rsid w:val="00D544E5"/>
    <w:rsid w:val="00D5478F"/>
    <w:rsid w:val="00D547E7"/>
    <w:rsid w:val="00D54A49"/>
    <w:rsid w:val="00D54CE2"/>
    <w:rsid w:val="00D5518B"/>
    <w:rsid w:val="00D557B0"/>
    <w:rsid w:val="00D557BF"/>
    <w:rsid w:val="00D55F96"/>
    <w:rsid w:val="00D56D10"/>
    <w:rsid w:val="00D56E49"/>
    <w:rsid w:val="00D57585"/>
    <w:rsid w:val="00D60D65"/>
    <w:rsid w:val="00D61C64"/>
    <w:rsid w:val="00D62DE7"/>
    <w:rsid w:val="00D63150"/>
    <w:rsid w:val="00D63241"/>
    <w:rsid w:val="00D63957"/>
    <w:rsid w:val="00D6399C"/>
    <w:rsid w:val="00D63FB6"/>
    <w:rsid w:val="00D645D7"/>
    <w:rsid w:val="00D64F38"/>
    <w:rsid w:val="00D65329"/>
    <w:rsid w:val="00D65AC2"/>
    <w:rsid w:val="00D66257"/>
    <w:rsid w:val="00D66697"/>
    <w:rsid w:val="00D66DBE"/>
    <w:rsid w:val="00D67369"/>
    <w:rsid w:val="00D6740F"/>
    <w:rsid w:val="00D70109"/>
    <w:rsid w:val="00D70135"/>
    <w:rsid w:val="00D70D81"/>
    <w:rsid w:val="00D711ED"/>
    <w:rsid w:val="00D71BC2"/>
    <w:rsid w:val="00D72237"/>
    <w:rsid w:val="00D722C7"/>
    <w:rsid w:val="00D73AF8"/>
    <w:rsid w:val="00D73D23"/>
    <w:rsid w:val="00D73DAB"/>
    <w:rsid w:val="00D73DD4"/>
    <w:rsid w:val="00D73E49"/>
    <w:rsid w:val="00D743A0"/>
    <w:rsid w:val="00D748F4"/>
    <w:rsid w:val="00D74BE6"/>
    <w:rsid w:val="00D75000"/>
    <w:rsid w:val="00D75167"/>
    <w:rsid w:val="00D752EF"/>
    <w:rsid w:val="00D763C1"/>
    <w:rsid w:val="00D76E0C"/>
    <w:rsid w:val="00D77834"/>
    <w:rsid w:val="00D77D09"/>
    <w:rsid w:val="00D8111F"/>
    <w:rsid w:val="00D811EC"/>
    <w:rsid w:val="00D8149B"/>
    <w:rsid w:val="00D82756"/>
    <w:rsid w:val="00D833FA"/>
    <w:rsid w:val="00D836E6"/>
    <w:rsid w:val="00D83CFC"/>
    <w:rsid w:val="00D841E9"/>
    <w:rsid w:val="00D84C2A"/>
    <w:rsid w:val="00D84E57"/>
    <w:rsid w:val="00D85DE3"/>
    <w:rsid w:val="00D85FE5"/>
    <w:rsid w:val="00D86537"/>
    <w:rsid w:val="00D865BB"/>
    <w:rsid w:val="00D86A53"/>
    <w:rsid w:val="00D87A53"/>
    <w:rsid w:val="00D87DC4"/>
    <w:rsid w:val="00D90457"/>
    <w:rsid w:val="00D915F6"/>
    <w:rsid w:val="00D92067"/>
    <w:rsid w:val="00D922B1"/>
    <w:rsid w:val="00D92792"/>
    <w:rsid w:val="00D927BC"/>
    <w:rsid w:val="00D929E6"/>
    <w:rsid w:val="00D932FB"/>
    <w:rsid w:val="00D934BC"/>
    <w:rsid w:val="00D93E88"/>
    <w:rsid w:val="00D93ECB"/>
    <w:rsid w:val="00D955D0"/>
    <w:rsid w:val="00D957B6"/>
    <w:rsid w:val="00D96049"/>
    <w:rsid w:val="00D97C75"/>
    <w:rsid w:val="00DA0744"/>
    <w:rsid w:val="00DA0DD8"/>
    <w:rsid w:val="00DA0F8A"/>
    <w:rsid w:val="00DA1096"/>
    <w:rsid w:val="00DA24B6"/>
    <w:rsid w:val="00DA2AB0"/>
    <w:rsid w:val="00DA2ABE"/>
    <w:rsid w:val="00DA2DC9"/>
    <w:rsid w:val="00DA30AD"/>
    <w:rsid w:val="00DA3269"/>
    <w:rsid w:val="00DA3785"/>
    <w:rsid w:val="00DA3C3F"/>
    <w:rsid w:val="00DA5085"/>
    <w:rsid w:val="00DA58B6"/>
    <w:rsid w:val="00DA5A7F"/>
    <w:rsid w:val="00DA5B27"/>
    <w:rsid w:val="00DA6572"/>
    <w:rsid w:val="00DA68C5"/>
    <w:rsid w:val="00DA69E8"/>
    <w:rsid w:val="00DA6DBC"/>
    <w:rsid w:val="00DA7087"/>
    <w:rsid w:val="00DA71E2"/>
    <w:rsid w:val="00DA7262"/>
    <w:rsid w:val="00DA7854"/>
    <w:rsid w:val="00DB09FF"/>
    <w:rsid w:val="00DB0EAE"/>
    <w:rsid w:val="00DB12DF"/>
    <w:rsid w:val="00DB190E"/>
    <w:rsid w:val="00DB19D3"/>
    <w:rsid w:val="00DB1A72"/>
    <w:rsid w:val="00DB1A8F"/>
    <w:rsid w:val="00DB1EB4"/>
    <w:rsid w:val="00DB2041"/>
    <w:rsid w:val="00DB2674"/>
    <w:rsid w:val="00DB2AED"/>
    <w:rsid w:val="00DB2E86"/>
    <w:rsid w:val="00DB2F24"/>
    <w:rsid w:val="00DB3161"/>
    <w:rsid w:val="00DB31BB"/>
    <w:rsid w:val="00DB38F0"/>
    <w:rsid w:val="00DB3CDF"/>
    <w:rsid w:val="00DB4913"/>
    <w:rsid w:val="00DB5C21"/>
    <w:rsid w:val="00DB60FB"/>
    <w:rsid w:val="00DB6471"/>
    <w:rsid w:val="00DB6F3E"/>
    <w:rsid w:val="00DB6FF2"/>
    <w:rsid w:val="00DB7CBF"/>
    <w:rsid w:val="00DC01AB"/>
    <w:rsid w:val="00DC02BA"/>
    <w:rsid w:val="00DC034D"/>
    <w:rsid w:val="00DC05CF"/>
    <w:rsid w:val="00DC0E15"/>
    <w:rsid w:val="00DC10DE"/>
    <w:rsid w:val="00DC1128"/>
    <w:rsid w:val="00DC222F"/>
    <w:rsid w:val="00DC2997"/>
    <w:rsid w:val="00DC2A63"/>
    <w:rsid w:val="00DC3923"/>
    <w:rsid w:val="00DC459D"/>
    <w:rsid w:val="00DC4FFB"/>
    <w:rsid w:val="00DC57EB"/>
    <w:rsid w:val="00DC6066"/>
    <w:rsid w:val="00DC6611"/>
    <w:rsid w:val="00DC6CF0"/>
    <w:rsid w:val="00DC71EE"/>
    <w:rsid w:val="00DC766A"/>
    <w:rsid w:val="00DC7EF2"/>
    <w:rsid w:val="00DC7F43"/>
    <w:rsid w:val="00DD0FFE"/>
    <w:rsid w:val="00DD118E"/>
    <w:rsid w:val="00DD1523"/>
    <w:rsid w:val="00DD184B"/>
    <w:rsid w:val="00DD1F78"/>
    <w:rsid w:val="00DD20C4"/>
    <w:rsid w:val="00DD2B13"/>
    <w:rsid w:val="00DD2CC0"/>
    <w:rsid w:val="00DD2D5A"/>
    <w:rsid w:val="00DD333D"/>
    <w:rsid w:val="00DD3786"/>
    <w:rsid w:val="00DD3C4D"/>
    <w:rsid w:val="00DD4741"/>
    <w:rsid w:val="00DD4ACA"/>
    <w:rsid w:val="00DD4CC0"/>
    <w:rsid w:val="00DD533D"/>
    <w:rsid w:val="00DD57E1"/>
    <w:rsid w:val="00DD68E3"/>
    <w:rsid w:val="00DD72E7"/>
    <w:rsid w:val="00DD7B4E"/>
    <w:rsid w:val="00DE43B4"/>
    <w:rsid w:val="00DE4465"/>
    <w:rsid w:val="00DE4678"/>
    <w:rsid w:val="00DE4878"/>
    <w:rsid w:val="00DE4E17"/>
    <w:rsid w:val="00DE5801"/>
    <w:rsid w:val="00DE5C67"/>
    <w:rsid w:val="00DE7419"/>
    <w:rsid w:val="00DF093F"/>
    <w:rsid w:val="00DF130D"/>
    <w:rsid w:val="00DF17C2"/>
    <w:rsid w:val="00DF22FF"/>
    <w:rsid w:val="00DF2603"/>
    <w:rsid w:val="00DF3C0F"/>
    <w:rsid w:val="00DF424D"/>
    <w:rsid w:val="00DF46BA"/>
    <w:rsid w:val="00DF4E70"/>
    <w:rsid w:val="00DF5209"/>
    <w:rsid w:val="00DF53AB"/>
    <w:rsid w:val="00DF69E0"/>
    <w:rsid w:val="00DF6AAC"/>
    <w:rsid w:val="00DF7AD0"/>
    <w:rsid w:val="00E00300"/>
    <w:rsid w:val="00E00372"/>
    <w:rsid w:val="00E01608"/>
    <w:rsid w:val="00E016CC"/>
    <w:rsid w:val="00E02786"/>
    <w:rsid w:val="00E0299D"/>
    <w:rsid w:val="00E02B6B"/>
    <w:rsid w:val="00E03494"/>
    <w:rsid w:val="00E03A35"/>
    <w:rsid w:val="00E03AE1"/>
    <w:rsid w:val="00E03F97"/>
    <w:rsid w:val="00E049A7"/>
    <w:rsid w:val="00E05409"/>
    <w:rsid w:val="00E07E52"/>
    <w:rsid w:val="00E111F9"/>
    <w:rsid w:val="00E113E6"/>
    <w:rsid w:val="00E11D97"/>
    <w:rsid w:val="00E120C0"/>
    <w:rsid w:val="00E12166"/>
    <w:rsid w:val="00E12820"/>
    <w:rsid w:val="00E13066"/>
    <w:rsid w:val="00E141E4"/>
    <w:rsid w:val="00E148E5"/>
    <w:rsid w:val="00E14BA3"/>
    <w:rsid w:val="00E14CBD"/>
    <w:rsid w:val="00E15533"/>
    <w:rsid w:val="00E15BF0"/>
    <w:rsid w:val="00E15FCC"/>
    <w:rsid w:val="00E16922"/>
    <w:rsid w:val="00E16FEA"/>
    <w:rsid w:val="00E17586"/>
    <w:rsid w:val="00E2057E"/>
    <w:rsid w:val="00E20829"/>
    <w:rsid w:val="00E20C2A"/>
    <w:rsid w:val="00E21952"/>
    <w:rsid w:val="00E234E8"/>
    <w:rsid w:val="00E24543"/>
    <w:rsid w:val="00E2592D"/>
    <w:rsid w:val="00E25B6B"/>
    <w:rsid w:val="00E2693B"/>
    <w:rsid w:val="00E26965"/>
    <w:rsid w:val="00E2777E"/>
    <w:rsid w:val="00E27CF4"/>
    <w:rsid w:val="00E300C9"/>
    <w:rsid w:val="00E3017A"/>
    <w:rsid w:val="00E30386"/>
    <w:rsid w:val="00E30AB1"/>
    <w:rsid w:val="00E30C56"/>
    <w:rsid w:val="00E30CB9"/>
    <w:rsid w:val="00E31E0C"/>
    <w:rsid w:val="00E3311D"/>
    <w:rsid w:val="00E33374"/>
    <w:rsid w:val="00E33F0E"/>
    <w:rsid w:val="00E35CC8"/>
    <w:rsid w:val="00E36213"/>
    <w:rsid w:val="00E36443"/>
    <w:rsid w:val="00E3648E"/>
    <w:rsid w:val="00E36B4C"/>
    <w:rsid w:val="00E3753D"/>
    <w:rsid w:val="00E377E5"/>
    <w:rsid w:val="00E3799B"/>
    <w:rsid w:val="00E4022C"/>
    <w:rsid w:val="00E418B7"/>
    <w:rsid w:val="00E41B1D"/>
    <w:rsid w:val="00E4239D"/>
    <w:rsid w:val="00E42538"/>
    <w:rsid w:val="00E42711"/>
    <w:rsid w:val="00E433A4"/>
    <w:rsid w:val="00E43A8A"/>
    <w:rsid w:val="00E43A8B"/>
    <w:rsid w:val="00E43FEA"/>
    <w:rsid w:val="00E4460F"/>
    <w:rsid w:val="00E44A65"/>
    <w:rsid w:val="00E45BAF"/>
    <w:rsid w:val="00E45CD4"/>
    <w:rsid w:val="00E45DF0"/>
    <w:rsid w:val="00E464AA"/>
    <w:rsid w:val="00E46BEF"/>
    <w:rsid w:val="00E4764E"/>
    <w:rsid w:val="00E47684"/>
    <w:rsid w:val="00E5068F"/>
    <w:rsid w:val="00E50DBE"/>
    <w:rsid w:val="00E520A2"/>
    <w:rsid w:val="00E53A75"/>
    <w:rsid w:val="00E53BCE"/>
    <w:rsid w:val="00E5456E"/>
    <w:rsid w:val="00E54CF0"/>
    <w:rsid w:val="00E55143"/>
    <w:rsid w:val="00E551B3"/>
    <w:rsid w:val="00E5597B"/>
    <w:rsid w:val="00E55BF4"/>
    <w:rsid w:val="00E55CF9"/>
    <w:rsid w:val="00E56370"/>
    <w:rsid w:val="00E572BC"/>
    <w:rsid w:val="00E57494"/>
    <w:rsid w:val="00E578E6"/>
    <w:rsid w:val="00E606E7"/>
    <w:rsid w:val="00E608E9"/>
    <w:rsid w:val="00E60D9D"/>
    <w:rsid w:val="00E613D1"/>
    <w:rsid w:val="00E6195F"/>
    <w:rsid w:val="00E61BB4"/>
    <w:rsid w:val="00E625F7"/>
    <w:rsid w:val="00E63537"/>
    <w:rsid w:val="00E637CE"/>
    <w:rsid w:val="00E64438"/>
    <w:rsid w:val="00E64736"/>
    <w:rsid w:val="00E64970"/>
    <w:rsid w:val="00E652CE"/>
    <w:rsid w:val="00E654CF"/>
    <w:rsid w:val="00E66CD6"/>
    <w:rsid w:val="00E672D5"/>
    <w:rsid w:val="00E67948"/>
    <w:rsid w:val="00E67DAD"/>
    <w:rsid w:val="00E70586"/>
    <w:rsid w:val="00E705FB"/>
    <w:rsid w:val="00E72CEA"/>
    <w:rsid w:val="00E72E41"/>
    <w:rsid w:val="00E738DC"/>
    <w:rsid w:val="00E75680"/>
    <w:rsid w:val="00E756A3"/>
    <w:rsid w:val="00E7627D"/>
    <w:rsid w:val="00E76BA4"/>
    <w:rsid w:val="00E76BE6"/>
    <w:rsid w:val="00E76D55"/>
    <w:rsid w:val="00E77A0B"/>
    <w:rsid w:val="00E81BC7"/>
    <w:rsid w:val="00E81F8F"/>
    <w:rsid w:val="00E822AA"/>
    <w:rsid w:val="00E826B2"/>
    <w:rsid w:val="00E82932"/>
    <w:rsid w:val="00E82C34"/>
    <w:rsid w:val="00E832A7"/>
    <w:rsid w:val="00E83720"/>
    <w:rsid w:val="00E840FF"/>
    <w:rsid w:val="00E85ED0"/>
    <w:rsid w:val="00E8673F"/>
    <w:rsid w:val="00E869CC"/>
    <w:rsid w:val="00E876BF"/>
    <w:rsid w:val="00E87B91"/>
    <w:rsid w:val="00E90948"/>
    <w:rsid w:val="00E910A6"/>
    <w:rsid w:val="00E91A9F"/>
    <w:rsid w:val="00E91E00"/>
    <w:rsid w:val="00E9341D"/>
    <w:rsid w:val="00E93629"/>
    <w:rsid w:val="00E9369B"/>
    <w:rsid w:val="00E93A1E"/>
    <w:rsid w:val="00E93C84"/>
    <w:rsid w:val="00E93CD5"/>
    <w:rsid w:val="00E946D4"/>
    <w:rsid w:val="00E96827"/>
    <w:rsid w:val="00E96B70"/>
    <w:rsid w:val="00E96D96"/>
    <w:rsid w:val="00E96E67"/>
    <w:rsid w:val="00EA0544"/>
    <w:rsid w:val="00EA0A06"/>
    <w:rsid w:val="00EA0B6A"/>
    <w:rsid w:val="00EA14D6"/>
    <w:rsid w:val="00EA1850"/>
    <w:rsid w:val="00EA18F1"/>
    <w:rsid w:val="00EA24AE"/>
    <w:rsid w:val="00EA2644"/>
    <w:rsid w:val="00EA2C65"/>
    <w:rsid w:val="00EA2ED7"/>
    <w:rsid w:val="00EA3403"/>
    <w:rsid w:val="00EA4C23"/>
    <w:rsid w:val="00EA5349"/>
    <w:rsid w:val="00EA587C"/>
    <w:rsid w:val="00EA625E"/>
    <w:rsid w:val="00EA6380"/>
    <w:rsid w:val="00EA6537"/>
    <w:rsid w:val="00EA7886"/>
    <w:rsid w:val="00EA7F50"/>
    <w:rsid w:val="00EB00A8"/>
    <w:rsid w:val="00EB01B6"/>
    <w:rsid w:val="00EB0E78"/>
    <w:rsid w:val="00EB10E2"/>
    <w:rsid w:val="00EB1945"/>
    <w:rsid w:val="00EB1CBA"/>
    <w:rsid w:val="00EB1EED"/>
    <w:rsid w:val="00EB2588"/>
    <w:rsid w:val="00EB2B98"/>
    <w:rsid w:val="00EB2C95"/>
    <w:rsid w:val="00EB348D"/>
    <w:rsid w:val="00EB3DE1"/>
    <w:rsid w:val="00EB4CCD"/>
    <w:rsid w:val="00EB50F1"/>
    <w:rsid w:val="00EB5390"/>
    <w:rsid w:val="00EB6AB4"/>
    <w:rsid w:val="00EB6B4A"/>
    <w:rsid w:val="00EB74CA"/>
    <w:rsid w:val="00EB7B9D"/>
    <w:rsid w:val="00EB7E57"/>
    <w:rsid w:val="00EC00BE"/>
    <w:rsid w:val="00EC0BD9"/>
    <w:rsid w:val="00EC15F2"/>
    <w:rsid w:val="00EC19D0"/>
    <w:rsid w:val="00EC1F8D"/>
    <w:rsid w:val="00EC26E3"/>
    <w:rsid w:val="00EC2FAD"/>
    <w:rsid w:val="00EC37F9"/>
    <w:rsid w:val="00EC4B47"/>
    <w:rsid w:val="00EC5627"/>
    <w:rsid w:val="00EC56CC"/>
    <w:rsid w:val="00EC6252"/>
    <w:rsid w:val="00EC64E9"/>
    <w:rsid w:val="00EC6CD7"/>
    <w:rsid w:val="00ED17FE"/>
    <w:rsid w:val="00ED1855"/>
    <w:rsid w:val="00ED23EC"/>
    <w:rsid w:val="00ED2B1F"/>
    <w:rsid w:val="00ED436F"/>
    <w:rsid w:val="00ED4E20"/>
    <w:rsid w:val="00ED5557"/>
    <w:rsid w:val="00ED5572"/>
    <w:rsid w:val="00ED5D90"/>
    <w:rsid w:val="00ED5DE1"/>
    <w:rsid w:val="00ED5DFB"/>
    <w:rsid w:val="00ED6CF7"/>
    <w:rsid w:val="00ED6D98"/>
    <w:rsid w:val="00ED6E4A"/>
    <w:rsid w:val="00ED74F4"/>
    <w:rsid w:val="00ED7653"/>
    <w:rsid w:val="00ED79BE"/>
    <w:rsid w:val="00EE077D"/>
    <w:rsid w:val="00EE098B"/>
    <w:rsid w:val="00EE0B5E"/>
    <w:rsid w:val="00EE0BBE"/>
    <w:rsid w:val="00EE0DA1"/>
    <w:rsid w:val="00EE157A"/>
    <w:rsid w:val="00EE2E01"/>
    <w:rsid w:val="00EE3162"/>
    <w:rsid w:val="00EE4286"/>
    <w:rsid w:val="00EE4509"/>
    <w:rsid w:val="00EE4F18"/>
    <w:rsid w:val="00EE50CC"/>
    <w:rsid w:val="00EE5A0A"/>
    <w:rsid w:val="00EE6119"/>
    <w:rsid w:val="00EE6151"/>
    <w:rsid w:val="00EE6722"/>
    <w:rsid w:val="00EE6B8F"/>
    <w:rsid w:val="00EE6D1A"/>
    <w:rsid w:val="00EE7B3D"/>
    <w:rsid w:val="00EF01E6"/>
    <w:rsid w:val="00EF036E"/>
    <w:rsid w:val="00EF0759"/>
    <w:rsid w:val="00EF0F4B"/>
    <w:rsid w:val="00EF13B4"/>
    <w:rsid w:val="00EF1504"/>
    <w:rsid w:val="00EF1674"/>
    <w:rsid w:val="00EF2214"/>
    <w:rsid w:val="00EF3235"/>
    <w:rsid w:val="00EF3BC9"/>
    <w:rsid w:val="00EF3C53"/>
    <w:rsid w:val="00EF3FD7"/>
    <w:rsid w:val="00EF44D6"/>
    <w:rsid w:val="00EF4A0A"/>
    <w:rsid w:val="00EF4A6D"/>
    <w:rsid w:val="00EF4B57"/>
    <w:rsid w:val="00EF4F20"/>
    <w:rsid w:val="00EF640F"/>
    <w:rsid w:val="00EF6735"/>
    <w:rsid w:val="00EF6FBB"/>
    <w:rsid w:val="00EF7265"/>
    <w:rsid w:val="00EF7493"/>
    <w:rsid w:val="00F00B00"/>
    <w:rsid w:val="00F00DB0"/>
    <w:rsid w:val="00F00E30"/>
    <w:rsid w:val="00F012D8"/>
    <w:rsid w:val="00F0172E"/>
    <w:rsid w:val="00F01D57"/>
    <w:rsid w:val="00F01F74"/>
    <w:rsid w:val="00F01FF8"/>
    <w:rsid w:val="00F0222F"/>
    <w:rsid w:val="00F02D07"/>
    <w:rsid w:val="00F03161"/>
    <w:rsid w:val="00F03369"/>
    <w:rsid w:val="00F03420"/>
    <w:rsid w:val="00F04106"/>
    <w:rsid w:val="00F04427"/>
    <w:rsid w:val="00F048D3"/>
    <w:rsid w:val="00F04BCC"/>
    <w:rsid w:val="00F04C69"/>
    <w:rsid w:val="00F0539D"/>
    <w:rsid w:val="00F05C43"/>
    <w:rsid w:val="00F05CB9"/>
    <w:rsid w:val="00F06458"/>
    <w:rsid w:val="00F0683F"/>
    <w:rsid w:val="00F076A5"/>
    <w:rsid w:val="00F109DC"/>
    <w:rsid w:val="00F10B01"/>
    <w:rsid w:val="00F110FE"/>
    <w:rsid w:val="00F116D4"/>
    <w:rsid w:val="00F124CC"/>
    <w:rsid w:val="00F12DC8"/>
    <w:rsid w:val="00F136C9"/>
    <w:rsid w:val="00F1374D"/>
    <w:rsid w:val="00F13D30"/>
    <w:rsid w:val="00F14162"/>
    <w:rsid w:val="00F143EB"/>
    <w:rsid w:val="00F1467E"/>
    <w:rsid w:val="00F151A0"/>
    <w:rsid w:val="00F15DE6"/>
    <w:rsid w:val="00F2008C"/>
    <w:rsid w:val="00F20F49"/>
    <w:rsid w:val="00F21B6B"/>
    <w:rsid w:val="00F22673"/>
    <w:rsid w:val="00F22BF2"/>
    <w:rsid w:val="00F22DAF"/>
    <w:rsid w:val="00F2350C"/>
    <w:rsid w:val="00F24C1E"/>
    <w:rsid w:val="00F24E2E"/>
    <w:rsid w:val="00F252BA"/>
    <w:rsid w:val="00F25C87"/>
    <w:rsid w:val="00F25EDC"/>
    <w:rsid w:val="00F26AFC"/>
    <w:rsid w:val="00F26B99"/>
    <w:rsid w:val="00F27D98"/>
    <w:rsid w:val="00F302DB"/>
    <w:rsid w:val="00F3046E"/>
    <w:rsid w:val="00F3092B"/>
    <w:rsid w:val="00F30A38"/>
    <w:rsid w:val="00F30EC0"/>
    <w:rsid w:val="00F31536"/>
    <w:rsid w:val="00F31A42"/>
    <w:rsid w:val="00F323AC"/>
    <w:rsid w:val="00F3242A"/>
    <w:rsid w:val="00F32526"/>
    <w:rsid w:val="00F32C77"/>
    <w:rsid w:val="00F32D5F"/>
    <w:rsid w:val="00F346EA"/>
    <w:rsid w:val="00F34C7F"/>
    <w:rsid w:val="00F365F3"/>
    <w:rsid w:val="00F37A99"/>
    <w:rsid w:val="00F402F7"/>
    <w:rsid w:val="00F414F9"/>
    <w:rsid w:val="00F41686"/>
    <w:rsid w:val="00F41A3F"/>
    <w:rsid w:val="00F41ACF"/>
    <w:rsid w:val="00F423A9"/>
    <w:rsid w:val="00F426A4"/>
    <w:rsid w:val="00F427ED"/>
    <w:rsid w:val="00F42901"/>
    <w:rsid w:val="00F42BAF"/>
    <w:rsid w:val="00F42F05"/>
    <w:rsid w:val="00F432E7"/>
    <w:rsid w:val="00F4335F"/>
    <w:rsid w:val="00F43702"/>
    <w:rsid w:val="00F437E7"/>
    <w:rsid w:val="00F4400F"/>
    <w:rsid w:val="00F44A1C"/>
    <w:rsid w:val="00F44C77"/>
    <w:rsid w:val="00F4520A"/>
    <w:rsid w:val="00F46A04"/>
    <w:rsid w:val="00F47B6F"/>
    <w:rsid w:val="00F5048A"/>
    <w:rsid w:val="00F508B0"/>
    <w:rsid w:val="00F50A58"/>
    <w:rsid w:val="00F50C12"/>
    <w:rsid w:val="00F51249"/>
    <w:rsid w:val="00F51DC2"/>
    <w:rsid w:val="00F52626"/>
    <w:rsid w:val="00F529C9"/>
    <w:rsid w:val="00F52B5C"/>
    <w:rsid w:val="00F53053"/>
    <w:rsid w:val="00F53566"/>
    <w:rsid w:val="00F538F9"/>
    <w:rsid w:val="00F53AEB"/>
    <w:rsid w:val="00F552E2"/>
    <w:rsid w:val="00F55B8C"/>
    <w:rsid w:val="00F55BAA"/>
    <w:rsid w:val="00F55BE9"/>
    <w:rsid w:val="00F55F13"/>
    <w:rsid w:val="00F563C3"/>
    <w:rsid w:val="00F56868"/>
    <w:rsid w:val="00F569EF"/>
    <w:rsid w:val="00F57500"/>
    <w:rsid w:val="00F60158"/>
    <w:rsid w:val="00F602EA"/>
    <w:rsid w:val="00F60428"/>
    <w:rsid w:val="00F61095"/>
    <w:rsid w:val="00F610EB"/>
    <w:rsid w:val="00F6144D"/>
    <w:rsid w:val="00F62A44"/>
    <w:rsid w:val="00F62D49"/>
    <w:rsid w:val="00F63315"/>
    <w:rsid w:val="00F647C7"/>
    <w:rsid w:val="00F64E6D"/>
    <w:rsid w:val="00F64FEE"/>
    <w:rsid w:val="00F65B24"/>
    <w:rsid w:val="00F65E29"/>
    <w:rsid w:val="00F66BC2"/>
    <w:rsid w:val="00F66C00"/>
    <w:rsid w:val="00F66E85"/>
    <w:rsid w:val="00F6792D"/>
    <w:rsid w:val="00F67A27"/>
    <w:rsid w:val="00F67FA1"/>
    <w:rsid w:val="00F7001D"/>
    <w:rsid w:val="00F70140"/>
    <w:rsid w:val="00F705FF"/>
    <w:rsid w:val="00F70DF2"/>
    <w:rsid w:val="00F72408"/>
    <w:rsid w:val="00F72886"/>
    <w:rsid w:val="00F73542"/>
    <w:rsid w:val="00F73867"/>
    <w:rsid w:val="00F73C06"/>
    <w:rsid w:val="00F742EE"/>
    <w:rsid w:val="00F7475C"/>
    <w:rsid w:val="00F75AAA"/>
    <w:rsid w:val="00F773C3"/>
    <w:rsid w:val="00F779B0"/>
    <w:rsid w:val="00F800E9"/>
    <w:rsid w:val="00F80227"/>
    <w:rsid w:val="00F806C2"/>
    <w:rsid w:val="00F809CF"/>
    <w:rsid w:val="00F83163"/>
    <w:rsid w:val="00F83CDC"/>
    <w:rsid w:val="00F83FE6"/>
    <w:rsid w:val="00F84E20"/>
    <w:rsid w:val="00F84F60"/>
    <w:rsid w:val="00F85C28"/>
    <w:rsid w:val="00F8652B"/>
    <w:rsid w:val="00F86B27"/>
    <w:rsid w:val="00F87979"/>
    <w:rsid w:val="00F90529"/>
    <w:rsid w:val="00F9068D"/>
    <w:rsid w:val="00F909CB"/>
    <w:rsid w:val="00F90D6E"/>
    <w:rsid w:val="00F92E48"/>
    <w:rsid w:val="00F93078"/>
    <w:rsid w:val="00F93812"/>
    <w:rsid w:val="00F9474B"/>
    <w:rsid w:val="00F94B26"/>
    <w:rsid w:val="00F94D24"/>
    <w:rsid w:val="00F94DAB"/>
    <w:rsid w:val="00F95428"/>
    <w:rsid w:val="00F95AFA"/>
    <w:rsid w:val="00F95C51"/>
    <w:rsid w:val="00F95D42"/>
    <w:rsid w:val="00F96044"/>
    <w:rsid w:val="00F96463"/>
    <w:rsid w:val="00F97FAE"/>
    <w:rsid w:val="00FA08F8"/>
    <w:rsid w:val="00FA1049"/>
    <w:rsid w:val="00FA196E"/>
    <w:rsid w:val="00FA28A5"/>
    <w:rsid w:val="00FA330D"/>
    <w:rsid w:val="00FA3677"/>
    <w:rsid w:val="00FA3C74"/>
    <w:rsid w:val="00FA5285"/>
    <w:rsid w:val="00FA59FF"/>
    <w:rsid w:val="00FA6844"/>
    <w:rsid w:val="00FA69EE"/>
    <w:rsid w:val="00FA6D5C"/>
    <w:rsid w:val="00FA6F42"/>
    <w:rsid w:val="00FB0335"/>
    <w:rsid w:val="00FB0BB6"/>
    <w:rsid w:val="00FB140C"/>
    <w:rsid w:val="00FB171A"/>
    <w:rsid w:val="00FB2463"/>
    <w:rsid w:val="00FB3FBF"/>
    <w:rsid w:val="00FB44C5"/>
    <w:rsid w:val="00FB50B9"/>
    <w:rsid w:val="00FB5BEA"/>
    <w:rsid w:val="00FB605F"/>
    <w:rsid w:val="00FB66DC"/>
    <w:rsid w:val="00FB7272"/>
    <w:rsid w:val="00FB78DF"/>
    <w:rsid w:val="00FB7CA4"/>
    <w:rsid w:val="00FC0204"/>
    <w:rsid w:val="00FC0559"/>
    <w:rsid w:val="00FC0565"/>
    <w:rsid w:val="00FC0ABB"/>
    <w:rsid w:val="00FC0E64"/>
    <w:rsid w:val="00FC1499"/>
    <w:rsid w:val="00FC2754"/>
    <w:rsid w:val="00FC2AA4"/>
    <w:rsid w:val="00FC2CB5"/>
    <w:rsid w:val="00FC300C"/>
    <w:rsid w:val="00FC3832"/>
    <w:rsid w:val="00FC467C"/>
    <w:rsid w:val="00FC4C14"/>
    <w:rsid w:val="00FC4F78"/>
    <w:rsid w:val="00FC56A8"/>
    <w:rsid w:val="00FC5FC3"/>
    <w:rsid w:val="00FC7207"/>
    <w:rsid w:val="00FC73E7"/>
    <w:rsid w:val="00FC7454"/>
    <w:rsid w:val="00FC79F7"/>
    <w:rsid w:val="00FC7DDC"/>
    <w:rsid w:val="00FC7EC5"/>
    <w:rsid w:val="00FD0C4D"/>
    <w:rsid w:val="00FD0CF6"/>
    <w:rsid w:val="00FD1B5F"/>
    <w:rsid w:val="00FD2C79"/>
    <w:rsid w:val="00FD2D87"/>
    <w:rsid w:val="00FD30BC"/>
    <w:rsid w:val="00FD3D2E"/>
    <w:rsid w:val="00FD4D1D"/>
    <w:rsid w:val="00FD4DA0"/>
    <w:rsid w:val="00FD513B"/>
    <w:rsid w:val="00FD57DB"/>
    <w:rsid w:val="00FD66E1"/>
    <w:rsid w:val="00FD6D60"/>
    <w:rsid w:val="00FD6EDA"/>
    <w:rsid w:val="00FD736E"/>
    <w:rsid w:val="00FD774D"/>
    <w:rsid w:val="00FD782F"/>
    <w:rsid w:val="00FD78BD"/>
    <w:rsid w:val="00FD7AE1"/>
    <w:rsid w:val="00FE037C"/>
    <w:rsid w:val="00FE0B01"/>
    <w:rsid w:val="00FE11C0"/>
    <w:rsid w:val="00FE17B3"/>
    <w:rsid w:val="00FE1CC9"/>
    <w:rsid w:val="00FE1EE8"/>
    <w:rsid w:val="00FE376C"/>
    <w:rsid w:val="00FE44BD"/>
    <w:rsid w:val="00FE4F9C"/>
    <w:rsid w:val="00FE5542"/>
    <w:rsid w:val="00FE5942"/>
    <w:rsid w:val="00FE5F55"/>
    <w:rsid w:val="00FE5F6F"/>
    <w:rsid w:val="00FE6A3C"/>
    <w:rsid w:val="00FE6C23"/>
    <w:rsid w:val="00FE6DB6"/>
    <w:rsid w:val="00FE6EFC"/>
    <w:rsid w:val="00FE7101"/>
    <w:rsid w:val="00FE738C"/>
    <w:rsid w:val="00FE7462"/>
    <w:rsid w:val="00FE7489"/>
    <w:rsid w:val="00FE7B93"/>
    <w:rsid w:val="00FF0099"/>
    <w:rsid w:val="00FF04E5"/>
    <w:rsid w:val="00FF0E42"/>
    <w:rsid w:val="00FF1917"/>
    <w:rsid w:val="00FF19EB"/>
    <w:rsid w:val="00FF1EE6"/>
    <w:rsid w:val="00FF28A7"/>
    <w:rsid w:val="00FF2905"/>
    <w:rsid w:val="00FF2949"/>
    <w:rsid w:val="00FF4163"/>
    <w:rsid w:val="00FF5856"/>
    <w:rsid w:val="00FF5D39"/>
    <w:rsid w:val="00FF6525"/>
    <w:rsid w:val="00FF6633"/>
    <w:rsid w:val="00FF6A96"/>
    <w:rsid w:val="00FF6B12"/>
    <w:rsid w:val="00FF774F"/>
    <w:rsid w:val="00FF77C8"/>
    <w:rsid w:val="00FF7FBE"/>
    <w:rsid w:val="011E10D7"/>
    <w:rsid w:val="012A87CD"/>
    <w:rsid w:val="0133D441"/>
    <w:rsid w:val="0136DA0D"/>
    <w:rsid w:val="014412F9"/>
    <w:rsid w:val="01636351"/>
    <w:rsid w:val="0164551B"/>
    <w:rsid w:val="016790AF"/>
    <w:rsid w:val="01731A28"/>
    <w:rsid w:val="0196EAC0"/>
    <w:rsid w:val="019F6487"/>
    <w:rsid w:val="01AE3CAF"/>
    <w:rsid w:val="01AFADD7"/>
    <w:rsid w:val="01CEA343"/>
    <w:rsid w:val="01E65EEB"/>
    <w:rsid w:val="01EF272E"/>
    <w:rsid w:val="01F18FA6"/>
    <w:rsid w:val="022B01A7"/>
    <w:rsid w:val="02361AD1"/>
    <w:rsid w:val="0236371E"/>
    <w:rsid w:val="02383AEF"/>
    <w:rsid w:val="024C86C9"/>
    <w:rsid w:val="02561DF0"/>
    <w:rsid w:val="025BACBC"/>
    <w:rsid w:val="027F29C0"/>
    <w:rsid w:val="02B8B248"/>
    <w:rsid w:val="02E3F0D8"/>
    <w:rsid w:val="02EDF8DB"/>
    <w:rsid w:val="0301EBE4"/>
    <w:rsid w:val="03068749"/>
    <w:rsid w:val="03093444"/>
    <w:rsid w:val="0321E54D"/>
    <w:rsid w:val="032EFA73"/>
    <w:rsid w:val="03665EF1"/>
    <w:rsid w:val="0378FFC1"/>
    <w:rsid w:val="038C51DA"/>
    <w:rsid w:val="03909171"/>
    <w:rsid w:val="03934F98"/>
    <w:rsid w:val="03B5C387"/>
    <w:rsid w:val="03C22495"/>
    <w:rsid w:val="03C463B4"/>
    <w:rsid w:val="03CC9151"/>
    <w:rsid w:val="03D337EB"/>
    <w:rsid w:val="040461D6"/>
    <w:rsid w:val="0412F76B"/>
    <w:rsid w:val="0419995B"/>
    <w:rsid w:val="0428DBF4"/>
    <w:rsid w:val="042E7D09"/>
    <w:rsid w:val="042F67B9"/>
    <w:rsid w:val="044792FC"/>
    <w:rsid w:val="045E8FAB"/>
    <w:rsid w:val="04BB370B"/>
    <w:rsid w:val="04D45F68"/>
    <w:rsid w:val="04DF476A"/>
    <w:rsid w:val="05030AF1"/>
    <w:rsid w:val="050ACB9D"/>
    <w:rsid w:val="050E320C"/>
    <w:rsid w:val="051FF847"/>
    <w:rsid w:val="0523B869"/>
    <w:rsid w:val="052A912E"/>
    <w:rsid w:val="055D2379"/>
    <w:rsid w:val="0575A7C5"/>
    <w:rsid w:val="059C0452"/>
    <w:rsid w:val="05ACE5B9"/>
    <w:rsid w:val="05AD7CB6"/>
    <w:rsid w:val="05B4B304"/>
    <w:rsid w:val="05B6B03A"/>
    <w:rsid w:val="05C09A77"/>
    <w:rsid w:val="05D6793D"/>
    <w:rsid w:val="05E4DC69"/>
    <w:rsid w:val="05E9FA16"/>
    <w:rsid w:val="05EB2F81"/>
    <w:rsid w:val="05F9F0CD"/>
    <w:rsid w:val="062F1162"/>
    <w:rsid w:val="0643EA82"/>
    <w:rsid w:val="064EE736"/>
    <w:rsid w:val="0661697E"/>
    <w:rsid w:val="0676522B"/>
    <w:rsid w:val="06862C3C"/>
    <w:rsid w:val="06971DD4"/>
    <w:rsid w:val="069C8B3B"/>
    <w:rsid w:val="069F8B2B"/>
    <w:rsid w:val="06A8F93F"/>
    <w:rsid w:val="06CCF8E5"/>
    <w:rsid w:val="06D6A047"/>
    <w:rsid w:val="06DA5BF4"/>
    <w:rsid w:val="06DC6150"/>
    <w:rsid w:val="06E711D0"/>
    <w:rsid w:val="070AC106"/>
    <w:rsid w:val="0747EBD1"/>
    <w:rsid w:val="074DE07A"/>
    <w:rsid w:val="075A6707"/>
    <w:rsid w:val="075E403B"/>
    <w:rsid w:val="07828445"/>
    <w:rsid w:val="07858276"/>
    <w:rsid w:val="07A3AC9E"/>
    <w:rsid w:val="07B9E21A"/>
    <w:rsid w:val="07BDB057"/>
    <w:rsid w:val="07DD5D03"/>
    <w:rsid w:val="081CE4E7"/>
    <w:rsid w:val="082C18F3"/>
    <w:rsid w:val="0883DE50"/>
    <w:rsid w:val="0885DA05"/>
    <w:rsid w:val="0888F534"/>
    <w:rsid w:val="088C6CEB"/>
    <w:rsid w:val="089427A0"/>
    <w:rsid w:val="089D5946"/>
    <w:rsid w:val="08AD7064"/>
    <w:rsid w:val="08C4627B"/>
    <w:rsid w:val="08C6E73D"/>
    <w:rsid w:val="08D3D8C3"/>
    <w:rsid w:val="08EF5194"/>
    <w:rsid w:val="09066412"/>
    <w:rsid w:val="0923BAF3"/>
    <w:rsid w:val="0941874B"/>
    <w:rsid w:val="0955D83D"/>
    <w:rsid w:val="09588FD0"/>
    <w:rsid w:val="096C7B7C"/>
    <w:rsid w:val="09B1E1AA"/>
    <w:rsid w:val="09B497E8"/>
    <w:rsid w:val="09B4E39C"/>
    <w:rsid w:val="09D5ED66"/>
    <w:rsid w:val="0A07CD2E"/>
    <w:rsid w:val="0A50B499"/>
    <w:rsid w:val="0A5878BA"/>
    <w:rsid w:val="0A77259B"/>
    <w:rsid w:val="0A7E853D"/>
    <w:rsid w:val="0A8184D1"/>
    <w:rsid w:val="0A89E86D"/>
    <w:rsid w:val="0A915EE2"/>
    <w:rsid w:val="0A92745E"/>
    <w:rsid w:val="0AA0BE21"/>
    <w:rsid w:val="0AADE09F"/>
    <w:rsid w:val="0ACD6928"/>
    <w:rsid w:val="0AFB5D50"/>
    <w:rsid w:val="0AFD9A89"/>
    <w:rsid w:val="0AFFAA68"/>
    <w:rsid w:val="0B10332D"/>
    <w:rsid w:val="0B18C9D7"/>
    <w:rsid w:val="0B1EDAB0"/>
    <w:rsid w:val="0B28F24A"/>
    <w:rsid w:val="0B48991A"/>
    <w:rsid w:val="0B4F9FB1"/>
    <w:rsid w:val="0B513DE0"/>
    <w:rsid w:val="0B56DF38"/>
    <w:rsid w:val="0B74E27E"/>
    <w:rsid w:val="0B76F762"/>
    <w:rsid w:val="0B8B2791"/>
    <w:rsid w:val="0B8BA97D"/>
    <w:rsid w:val="0B97102B"/>
    <w:rsid w:val="0BCD7158"/>
    <w:rsid w:val="0C133DF4"/>
    <w:rsid w:val="0C208A0E"/>
    <w:rsid w:val="0C23AF21"/>
    <w:rsid w:val="0C2FDF21"/>
    <w:rsid w:val="0C3634EF"/>
    <w:rsid w:val="0C3751D1"/>
    <w:rsid w:val="0C3D255B"/>
    <w:rsid w:val="0C4C5D5C"/>
    <w:rsid w:val="0C577BAD"/>
    <w:rsid w:val="0C5BF32D"/>
    <w:rsid w:val="0C633310"/>
    <w:rsid w:val="0C74EA91"/>
    <w:rsid w:val="0C780454"/>
    <w:rsid w:val="0C818571"/>
    <w:rsid w:val="0C827134"/>
    <w:rsid w:val="0C83933B"/>
    <w:rsid w:val="0C8AF3E1"/>
    <w:rsid w:val="0CA5F3B9"/>
    <w:rsid w:val="0CAA2EF0"/>
    <w:rsid w:val="0CC6246C"/>
    <w:rsid w:val="0CC7DC87"/>
    <w:rsid w:val="0CCD1DB1"/>
    <w:rsid w:val="0CDCA425"/>
    <w:rsid w:val="0CE490B9"/>
    <w:rsid w:val="0CEB1603"/>
    <w:rsid w:val="0CF18E14"/>
    <w:rsid w:val="0CF2728C"/>
    <w:rsid w:val="0D132D65"/>
    <w:rsid w:val="0D1A6671"/>
    <w:rsid w:val="0D1EC727"/>
    <w:rsid w:val="0D435215"/>
    <w:rsid w:val="0D4A6344"/>
    <w:rsid w:val="0D56279D"/>
    <w:rsid w:val="0D9AE028"/>
    <w:rsid w:val="0DA1C3FA"/>
    <w:rsid w:val="0DB7C42E"/>
    <w:rsid w:val="0DB86648"/>
    <w:rsid w:val="0DE01FF1"/>
    <w:rsid w:val="0DF0E491"/>
    <w:rsid w:val="0DF1EB48"/>
    <w:rsid w:val="0E278E8B"/>
    <w:rsid w:val="0E339E63"/>
    <w:rsid w:val="0E4ACD87"/>
    <w:rsid w:val="0E53E902"/>
    <w:rsid w:val="0E591E45"/>
    <w:rsid w:val="0E5D6146"/>
    <w:rsid w:val="0E7C9161"/>
    <w:rsid w:val="0E9B66CE"/>
    <w:rsid w:val="0EAD010F"/>
    <w:rsid w:val="0EADEF16"/>
    <w:rsid w:val="0EC46304"/>
    <w:rsid w:val="0EDB2667"/>
    <w:rsid w:val="0EE773A8"/>
    <w:rsid w:val="0F121CE4"/>
    <w:rsid w:val="0F148755"/>
    <w:rsid w:val="0F162623"/>
    <w:rsid w:val="0F23A7E9"/>
    <w:rsid w:val="0F2AC591"/>
    <w:rsid w:val="0F2EE93A"/>
    <w:rsid w:val="0F32E4ED"/>
    <w:rsid w:val="0F43A4F2"/>
    <w:rsid w:val="0F46D41C"/>
    <w:rsid w:val="0F5308AA"/>
    <w:rsid w:val="0F58F3DB"/>
    <w:rsid w:val="0F63AEA4"/>
    <w:rsid w:val="0F771993"/>
    <w:rsid w:val="0F8B5331"/>
    <w:rsid w:val="0FA2E7F7"/>
    <w:rsid w:val="0FDBBD00"/>
    <w:rsid w:val="0FE97D15"/>
    <w:rsid w:val="10009B26"/>
    <w:rsid w:val="1007B2D0"/>
    <w:rsid w:val="1007F039"/>
    <w:rsid w:val="100B2390"/>
    <w:rsid w:val="10131101"/>
    <w:rsid w:val="101444F0"/>
    <w:rsid w:val="103E7970"/>
    <w:rsid w:val="104B71F6"/>
    <w:rsid w:val="1059090E"/>
    <w:rsid w:val="10773431"/>
    <w:rsid w:val="107E89E3"/>
    <w:rsid w:val="10995B63"/>
    <w:rsid w:val="109F06B4"/>
    <w:rsid w:val="10AF0188"/>
    <w:rsid w:val="10C342CA"/>
    <w:rsid w:val="10F999CF"/>
    <w:rsid w:val="10FAFAF1"/>
    <w:rsid w:val="1102A519"/>
    <w:rsid w:val="1114A85C"/>
    <w:rsid w:val="112CE609"/>
    <w:rsid w:val="11343660"/>
    <w:rsid w:val="1134C125"/>
    <w:rsid w:val="11399176"/>
    <w:rsid w:val="11414137"/>
    <w:rsid w:val="1157372F"/>
    <w:rsid w:val="1159CF25"/>
    <w:rsid w:val="115D4822"/>
    <w:rsid w:val="119D5C13"/>
    <w:rsid w:val="11BD1B6C"/>
    <w:rsid w:val="11EBABE6"/>
    <w:rsid w:val="12090DBB"/>
    <w:rsid w:val="120B92D9"/>
    <w:rsid w:val="12122FB1"/>
    <w:rsid w:val="1218A742"/>
    <w:rsid w:val="1220FB95"/>
    <w:rsid w:val="1240998C"/>
    <w:rsid w:val="1270DEFF"/>
    <w:rsid w:val="1286EBDE"/>
    <w:rsid w:val="128CA1C1"/>
    <w:rsid w:val="128F109D"/>
    <w:rsid w:val="12BF56AF"/>
    <w:rsid w:val="12FFBA73"/>
    <w:rsid w:val="132C2021"/>
    <w:rsid w:val="132DEB05"/>
    <w:rsid w:val="1339D7BB"/>
    <w:rsid w:val="133CAE50"/>
    <w:rsid w:val="133E0F72"/>
    <w:rsid w:val="135E15D1"/>
    <w:rsid w:val="136223EE"/>
    <w:rsid w:val="1371134C"/>
    <w:rsid w:val="137A0BA9"/>
    <w:rsid w:val="1387998C"/>
    <w:rsid w:val="1394E2EC"/>
    <w:rsid w:val="13AA818F"/>
    <w:rsid w:val="13BB78B5"/>
    <w:rsid w:val="13CDA13B"/>
    <w:rsid w:val="13D1DB9E"/>
    <w:rsid w:val="13D9A0D1"/>
    <w:rsid w:val="13EDC587"/>
    <w:rsid w:val="13F184CC"/>
    <w:rsid w:val="14021200"/>
    <w:rsid w:val="141E4FD9"/>
    <w:rsid w:val="141EC6F7"/>
    <w:rsid w:val="142A2CE0"/>
    <w:rsid w:val="14354194"/>
    <w:rsid w:val="143BB7CF"/>
    <w:rsid w:val="146ABA40"/>
    <w:rsid w:val="146B02F9"/>
    <w:rsid w:val="147805C7"/>
    <w:rsid w:val="14860AF2"/>
    <w:rsid w:val="149DB4E8"/>
    <w:rsid w:val="14C036C8"/>
    <w:rsid w:val="14CCD4A0"/>
    <w:rsid w:val="14CFBCA6"/>
    <w:rsid w:val="14D6B849"/>
    <w:rsid w:val="14D7CA93"/>
    <w:rsid w:val="14ED01D5"/>
    <w:rsid w:val="15016E72"/>
    <w:rsid w:val="1541DAD0"/>
    <w:rsid w:val="15449EF9"/>
    <w:rsid w:val="155C8659"/>
    <w:rsid w:val="156388D2"/>
    <w:rsid w:val="156E49F2"/>
    <w:rsid w:val="1574F526"/>
    <w:rsid w:val="15908654"/>
    <w:rsid w:val="15937B50"/>
    <w:rsid w:val="15A15C84"/>
    <w:rsid w:val="15A58070"/>
    <w:rsid w:val="15CC77EE"/>
    <w:rsid w:val="15DAECC5"/>
    <w:rsid w:val="15DBE8E4"/>
    <w:rsid w:val="15F8632B"/>
    <w:rsid w:val="15FC7DAF"/>
    <w:rsid w:val="16057AB5"/>
    <w:rsid w:val="1635D8B1"/>
    <w:rsid w:val="163BBB8F"/>
    <w:rsid w:val="1672261E"/>
    <w:rsid w:val="167C09C7"/>
    <w:rsid w:val="168B0DFC"/>
    <w:rsid w:val="16B12606"/>
    <w:rsid w:val="16B49DAD"/>
    <w:rsid w:val="16C52364"/>
    <w:rsid w:val="16CDB29E"/>
    <w:rsid w:val="16E623C9"/>
    <w:rsid w:val="16E812D5"/>
    <w:rsid w:val="16EE4639"/>
    <w:rsid w:val="16F6125D"/>
    <w:rsid w:val="16F89B3C"/>
    <w:rsid w:val="16FAF87D"/>
    <w:rsid w:val="17161918"/>
    <w:rsid w:val="171B6061"/>
    <w:rsid w:val="17247C97"/>
    <w:rsid w:val="17298996"/>
    <w:rsid w:val="1730155B"/>
    <w:rsid w:val="1774DA18"/>
    <w:rsid w:val="17750CE9"/>
    <w:rsid w:val="177B1633"/>
    <w:rsid w:val="178E1A03"/>
    <w:rsid w:val="179A5012"/>
    <w:rsid w:val="17BA701D"/>
    <w:rsid w:val="17F3DADC"/>
    <w:rsid w:val="180132D9"/>
    <w:rsid w:val="1802D574"/>
    <w:rsid w:val="1819C1F9"/>
    <w:rsid w:val="18268549"/>
    <w:rsid w:val="182D5003"/>
    <w:rsid w:val="1839CDEA"/>
    <w:rsid w:val="183C2D89"/>
    <w:rsid w:val="184506D2"/>
    <w:rsid w:val="186B3E30"/>
    <w:rsid w:val="189AF5A1"/>
    <w:rsid w:val="189B861A"/>
    <w:rsid w:val="18CA459D"/>
    <w:rsid w:val="18D41D86"/>
    <w:rsid w:val="18F25818"/>
    <w:rsid w:val="19033FB7"/>
    <w:rsid w:val="192E6562"/>
    <w:rsid w:val="1931F193"/>
    <w:rsid w:val="1939FAC4"/>
    <w:rsid w:val="19500237"/>
    <w:rsid w:val="19502DC9"/>
    <w:rsid w:val="196976E9"/>
    <w:rsid w:val="199CC21F"/>
    <w:rsid w:val="19A94E6C"/>
    <w:rsid w:val="19BA2B17"/>
    <w:rsid w:val="19C3B5D1"/>
    <w:rsid w:val="19E75A6F"/>
    <w:rsid w:val="19EC36F2"/>
    <w:rsid w:val="1A0ED47D"/>
    <w:rsid w:val="1A1414AC"/>
    <w:rsid w:val="1A2D26DE"/>
    <w:rsid w:val="1A2ED001"/>
    <w:rsid w:val="1A3030C7"/>
    <w:rsid w:val="1A372E42"/>
    <w:rsid w:val="1A3B366A"/>
    <w:rsid w:val="1A4A3F18"/>
    <w:rsid w:val="1A69C069"/>
    <w:rsid w:val="1A738B46"/>
    <w:rsid w:val="1A964789"/>
    <w:rsid w:val="1A9E7FBA"/>
    <w:rsid w:val="1ABBBCD4"/>
    <w:rsid w:val="1AC2E011"/>
    <w:rsid w:val="1AE74031"/>
    <w:rsid w:val="1B0BA7B4"/>
    <w:rsid w:val="1B5C752F"/>
    <w:rsid w:val="1B5EDDA7"/>
    <w:rsid w:val="1B7F6D25"/>
    <w:rsid w:val="1B88A907"/>
    <w:rsid w:val="1BA85C8A"/>
    <w:rsid w:val="1BE04DFD"/>
    <w:rsid w:val="1BF8028B"/>
    <w:rsid w:val="1BF81CF4"/>
    <w:rsid w:val="1C02CE43"/>
    <w:rsid w:val="1C14F4C5"/>
    <w:rsid w:val="1C246B0C"/>
    <w:rsid w:val="1C3330FB"/>
    <w:rsid w:val="1C34DA1E"/>
    <w:rsid w:val="1C3C6202"/>
    <w:rsid w:val="1C511A98"/>
    <w:rsid w:val="1C550F8D"/>
    <w:rsid w:val="1C628126"/>
    <w:rsid w:val="1C68800B"/>
    <w:rsid w:val="1C6E5851"/>
    <w:rsid w:val="1C740F91"/>
    <w:rsid w:val="1C784F84"/>
    <w:rsid w:val="1C7CA0A3"/>
    <w:rsid w:val="1C7D02D3"/>
    <w:rsid w:val="1C8D4D1E"/>
    <w:rsid w:val="1C93C60A"/>
    <w:rsid w:val="1C9AC94F"/>
    <w:rsid w:val="1CB1CD18"/>
    <w:rsid w:val="1CD20648"/>
    <w:rsid w:val="1CE2EECE"/>
    <w:rsid w:val="1CE90396"/>
    <w:rsid w:val="1D023863"/>
    <w:rsid w:val="1D03A8C0"/>
    <w:rsid w:val="1D1D23B6"/>
    <w:rsid w:val="1D1E0A49"/>
    <w:rsid w:val="1D3D8B9A"/>
    <w:rsid w:val="1D545617"/>
    <w:rsid w:val="1D594749"/>
    <w:rsid w:val="1D877617"/>
    <w:rsid w:val="1D9F9448"/>
    <w:rsid w:val="1DA13574"/>
    <w:rsid w:val="1DBBA7E6"/>
    <w:rsid w:val="1DD7D854"/>
    <w:rsid w:val="1DEEE7B0"/>
    <w:rsid w:val="1E009D59"/>
    <w:rsid w:val="1E0EE2D8"/>
    <w:rsid w:val="1E1E30A8"/>
    <w:rsid w:val="1E6D184F"/>
    <w:rsid w:val="1E82F347"/>
    <w:rsid w:val="1E88E175"/>
    <w:rsid w:val="1EB01605"/>
    <w:rsid w:val="1ED87568"/>
    <w:rsid w:val="1EDD1387"/>
    <w:rsid w:val="1EFE831D"/>
    <w:rsid w:val="1F23ED84"/>
    <w:rsid w:val="1F319C86"/>
    <w:rsid w:val="1F4115FB"/>
    <w:rsid w:val="1F43473B"/>
    <w:rsid w:val="1F5F3C18"/>
    <w:rsid w:val="1F6C7AE0"/>
    <w:rsid w:val="1FAFF046"/>
    <w:rsid w:val="200F7F86"/>
    <w:rsid w:val="20284AFD"/>
    <w:rsid w:val="202E8530"/>
    <w:rsid w:val="20386AF4"/>
    <w:rsid w:val="203DC9AC"/>
    <w:rsid w:val="204764ED"/>
    <w:rsid w:val="204B13FC"/>
    <w:rsid w:val="2051D01B"/>
    <w:rsid w:val="206535A5"/>
    <w:rsid w:val="206D5D8C"/>
    <w:rsid w:val="20A5191A"/>
    <w:rsid w:val="20C4C0AB"/>
    <w:rsid w:val="20E1A6B3"/>
    <w:rsid w:val="20F93B79"/>
    <w:rsid w:val="210B726F"/>
    <w:rsid w:val="212BF960"/>
    <w:rsid w:val="21333AF9"/>
    <w:rsid w:val="213710A7"/>
    <w:rsid w:val="214379B1"/>
    <w:rsid w:val="214B3466"/>
    <w:rsid w:val="2155E708"/>
    <w:rsid w:val="215942B4"/>
    <w:rsid w:val="21624645"/>
    <w:rsid w:val="217423CB"/>
    <w:rsid w:val="21749366"/>
    <w:rsid w:val="21923046"/>
    <w:rsid w:val="2194CA94"/>
    <w:rsid w:val="21BF740A"/>
    <w:rsid w:val="21C42F6E"/>
    <w:rsid w:val="21C46E3A"/>
    <w:rsid w:val="21D04C9B"/>
    <w:rsid w:val="2201EC56"/>
    <w:rsid w:val="222A251A"/>
    <w:rsid w:val="2236BAB8"/>
    <w:rsid w:val="223F0CE5"/>
    <w:rsid w:val="224844AA"/>
    <w:rsid w:val="224DA17F"/>
    <w:rsid w:val="22652B0E"/>
    <w:rsid w:val="226C3CDC"/>
    <w:rsid w:val="227263FA"/>
    <w:rsid w:val="2280D2D2"/>
    <w:rsid w:val="228AA0AC"/>
    <w:rsid w:val="22A97877"/>
    <w:rsid w:val="22ADFA8F"/>
    <w:rsid w:val="22B0043C"/>
    <w:rsid w:val="22B68569"/>
    <w:rsid w:val="23067AE1"/>
    <w:rsid w:val="231F165E"/>
    <w:rsid w:val="2336F4E4"/>
    <w:rsid w:val="2341AE4B"/>
    <w:rsid w:val="2350FCBA"/>
    <w:rsid w:val="235B0702"/>
    <w:rsid w:val="235BAB89"/>
    <w:rsid w:val="235DDCB9"/>
    <w:rsid w:val="23606476"/>
    <w:rsid w:val="23678714"/>
    <w:rsid w:val="238A0855"/>
    <w:rsid w:val="2396CCEA"/>
    <w:rsid w:val="23D2D995"/>
    <w:rsid w:val="23D96814"/>
    <w:rsid w:val="23F3FBCF"/>
    <w:rsid w:val="240D16DA"/>
    <w:rsid w:val="2416EC0C"/>
    <w:rsid w:val="24176BDD"/>
    <w:rsid w:val="241FF07F"/>
    <w:rsid w:val="242BBCCF"/>
    <w:rsid w:val="242DC620"/>
    <w:rsid w:val="24649853"/>
    <w:rsid w:val="246CD455"/>
    <w:rsid w:val="247026DE"/>
    <w:rsid w:val="248F2F1C"/>
    <w:rsid w:val="248F8710"/>
    <w:rsid w:val="24BB0DBC"/>
    <w:rsid w:val="24CDE703"/>
    <w:rsid w:val="24DEC40A"/>
    <w:rsid w:val="24E93570"/>
    <w:rsid w:val="24FB24A8"/>
    <w:rsid w:val="2504FD1A"/>
    <w:rsid w:val="252751A9"/>
    <w:rsid w:val="2548B30B"/>
    <w:rsid w:val="255FFED5"/>
    <w:rsid w:val="257C4E60"/>
    <w:rsid w:val="25BFA049"/>
    <w:rsid w:val="25C9C952"/>
    <w:rsid w:val="25CCB734"/>
    <w:rsid w:val="25D6E0DC"/>
    <w:rsid w:val="25DD1E25"/>
    <w:rsid w:val="25DD47B2"/>
    <w:rsid w:val="25F1A768"/>
    <w:rsid w:val="263E16E7"/>
    <w:rsid w:val="264CE787"/>
    <w:rsid w:val="265401EB"/>
    <w:rsid w:val="2665DD13"/>
    <w:rsid w:val="2669F638"/>
    <w:rsid w:val="266CCEE6"/>
    <w:rsid w:val="26729A8E"/>
    <w:rsid w:val="267F9DAC"/>
    <w:rsid w:val="268B1FE0"/>
    <w:rsid w:val="268D0F45"/>
    <w:rsid w:val="268E0949"/>
    <w:rsid w:val="268E5245"/>
    <w:rsid w:val="26A0413A"/>
    <w:rsid w:val="26D4A9FA"/>
    <w:rsid w:val="2701BA08"/>
    <w:rsid w:val="27060832"/>
    <w:rsid w:val="270A9C15"/>
    <w:rsid w:val="271607CE"/>
    <w:rsid w:val="2722EE96"/>
    <w:rsid w:val="273280A6"/>
    <w:rsid w:val="27515871"/>
    <w:rsid w:val="275677DD"/>
    <w:rsid w:val="275D68E8"/>
    <w:rsid w:val="276ED5F1"/>
    <w:rsid w:val="2779CDFF"/>
    <w:rsid w:val="277CF6A9"/>
    <w:rsid w:val="27A44246"/>
    <w:rsid w:val="27B07065"/>
    <w:rsid w:val="27BCE1EB"/>
    <w:rsid w:val="27CC685D"/>
    <w:rsid w:val="27D4BA8A"/>
    <w:rsid w:val="28162C1F"/>
    <w:rsid w:val="28285C9A"/>
    <w:rsid w:val="2837B046"/>
    <w:rsid w:val="283F4E55"/>
    <w:rsid w:val="2843670A"/>
    <w:rsid w:val="2848EB1D"/>
    <w:rsid w:val="2853FFD1"/>
    <w:rsid w:val="2860A04A"/>
    <w:rsid w:val="28657811"/>
    <w:rsid w:val="2870C9D2"/>
    <w:rsid w:val="287D7BBA"/>
    <w:rsid w:val="288107EB"/>
    <w:rsid w:val="28841DAA"/>
    <w:rsid w:val="289B57C2"/>
    <w:rsid w:val="28AE4E69"/>
    <w:rsid w:val="28CE3461"/>
    <w:rsid w:val="28D6B864"/>
    <w:rsid w:val="28E07539"/>
    <w:rsid w:val="28F55A3C"/>
    <w:rsid w:val="28FF134E"/>
    <w:rsid w:val="290E0B88"/>
    <w:rsid w:val="290F3A78"/>
    <w:rsid w:val="292338B3"/>
    <w:rsid w:val="294AFF4C"/>
    <w:rsid w:val="296506F8"/>
    <w:rsid w:val="296C7950"/>
    <w:rsid w:val="299124A5"/>
    <w:rsid w:val="29B98F9B"/>
    <w:rsid w:val="29DE6FDC"/>
    <w:rsid w:val="29E35AB8"/>
    <w:rsid w:val="29E5D8FF"/>
    <w:rsid w:val="2A230CBC"/>
    <w:rsid w:val="2A40E191"/>
    <w:rsid w:val="2A5515DD"/>
    <w:rsid w:val="2A655AE7"/>
    <w:rsid w:val="2A7BCE38"/>
    <w:rsid w:val="2A8465AC"/>
    <w:rsid w:val="2A94BC4E"/>
    <w:rsid w:val="2AB11CEC"/>
    <w:rsid w:val="2AB15A55"/>
    <w:rsid w:val="2AD641F3"/>
    <w:rsid w:val="2ADBE308"/>
    <w:rsid w:val="2ADC7A80"/>
    <w:rsid w:val="2AE0AB1F"/>
    <w:rsid w:val="2AE197AB"/>
    <w:rsid w:val="2AF83CCF"/>
    <w:rsid w:val="2B007256"/>
    <w:rsid w:val="2B03270D"/>
    <w:rsid w:val="2B0FC65E"/>
    <w:rsid w:val="2B10BADD"/>
    <w:rsid w:val="2B185C18"/>
    <w:rsid w:val="2B37EC75"/>
    <w:rsid w:val="2B385CAF"/>
    <w:rsid w:val="2B6EB990"/>
    <w:rsid w:val="2B755D3F"/>
    <w:rsid w:val="2B7F8FC0"/>
    <w:rsid w:val="2B8980BB"/>
    <w:rsid w:val="2BBF17CC"/>
    <w:rsid w:val="2BD0C281"/>
    <w:rsid w:val="2BDD86D3"/>
    <w:rsid w:val="2BF32FB2"/>
    <w:rsid w:val="2C24321C"/>
    <w:rsid w:val="2C286777"/>
    <w:rsid w:val="2C460831"/>
    <w:rsid w:val="2C4610F1"/>
    <w:rsid w:val="2C4AB5E7"/>
    <w:rsid w:val="2C4F7B44"/>
    <w:rsid w:val="2C5C5565"/>
    <w:rsid w:val="2C881D7C"/>
    <w:rsid w:val="2C8C52D7"/>
    <w:rsid w:val="2C9692AA"/>
    <w:rsid w:val="2CAD5D27"/>
    <w:rsid w:val="2CB82CFC"/>
    <w:rsid w:val="2CBB7B68"/>
    <w:rsid w:val="2CBF2A77"/>
    <w:rsid w:val="2CC82DEF"/>
    <w:rsid w:val="2CCFB5D3"/>
    <w:rsid w:val="2CD085C9"/>
    <w:rsid w:val="2CE6D440"/>
    <w:rsid w:val="2D07EFA3"/>
    <w:rsid w:val="2D17C23E"/>
    <w:rsid w:val="2D1B59A6"/>
    <w:rsid w:val="2D32B0A7"/>
    <w:rsid w:val="2D350447"/>
    <w:rsid w:val="2DA7B61B"/>
    <w:rsid w:val="2DB710BC"/>
    <w:rsid w:val="2DD35238"/>
    <w:rsid w:val="2DE520C6"/>
    <w:rsid w:val="2DF142AC"/>
    <w:rsid w:val="2DF40279"/>
    <w:rsid w:val="2DFFADAA"/>
    <w:rsid w:val="2E03286C"/>
    <w:rsid w:val="2E1AC06F"/>
    <w:rsid w:val="2E2F13A4"/>
    <w:rsid w:val="2E3C853D"/>
    <w:rsid w:val="2E799BF8"/>
    <w:rsid w:val="2E7AFDB9"/>
    <w:rsid w:val="2E8175B1"/>
    <w:rsid w:val="2EA81A3F"/>
    <w:rsid w:val="2EB622F4"/>
    <w:rsid w:val="2EC902D1"/>
    <w:rsid w:val="2EE3224E"/>
    <w:rsid w:val="2EF3E296"/>
    <w:rsid w:val="2EFE4E07"/>
    <w:rsid w:val="2F113859"/>
    <w:rsid w:val="2F1253FB"/>
    <w:rsid w:val="2F15E247"/>
    <w:rsid w:val="2F4A070A"/>
    <w:rsid w:val="2F62EB83"/>
    <w:rsid w:val="2F6ABE65"/>
    <w:rsid w:val="2FA40D45"/>
    <w:rsid w:val="2FA692BF"/>
    <w:rsid w:val="2FA991B4"/>
    <w:rsid w:val="2FAE0934"/>
    <w:rsid w:val="2FB24888"/>
    <w:rsid w:val="2FB54917"/>
    <w:rsid w:val="2FBC1C3E"/>
    <w:rsid w:val="2FBD6873"/>
    <w:rsid w:val="2FC7E510"/>
    <w:rsid w:val="2FC8A7E3"/>
    <w:rsid w:val="2FD1783E"/>
    <w:rsid w:val="2FD8BA45"/>
    <w:rsid w:val="2FEC4C81"/>
    <w:rsid w:val="2FEE8228"/>
    <w:rsid w:val="2FF95917"/>
    <w:rsid w:val="2FFB3A71"/>
    <w:rsid w:val="300FBE4E"/>
    <w:rsid w:val="3032E19F"/>
    <w:rsid w:val="30349D13"/>
    <w:rsid w:val="303EB01A"/>
    <w:rsid w:val="303FE2FE"/>
    <w:rsid w:val="3044FAF4"/>
    <w:rsid w:val="304CD780"/>
    <w:rsid w:val="305A612D"/>
    <w:rsid w:val="305BC2EE"/>
    <w:rsid w:val="30619218"/>
    <w:rsid w:val="30659605"/>
    <w:rsid w:val="306F9A2E"/>
    <w:rsid w:val="307C2319"/>
    <w:rsid w:val="307EE5A0"/>
    <w:rsid w:val="308F2442"/>
    <w:rsid w:val="308F2484"/>
    <w:rsid w:val="308F3A83"/>
    <w:rsid w:val="309DCF79"/>
    <w:rsid w:val="30A8EEC5"/>
    <w:rsid w:val="30AFBE6E"/>
    <w:rsid w:val="30AFFC76"/>
    <w:rsid w:val="30B7E862"/>
    <w:rsid w:val="30C77573"/>
    <w:rsid w:val="30C87268"/>
    <w:rsid w:val="30E5FC83"/>
    <w:rsid w:val="30F7FD4E"/>
    <w:rsid w:val="30FBCBDB"/>
    <w:rsid w:val="31059625"/>
    <w:rsid w:val="310D1E09"/>
    <w:rsid w:val="314754D3"/>
    <w:rsid w:val="31494EA1"/>
    <w:rsid w:val="3151F9E7"/>
    <w:rsid w:val="31596B06"/>
    <w:rsid w:val="315BAB45"/>
    <w:rsid w:val="31651610"/>
    <w:rsid w:val="316A8AB3"/>
    <w:rsid w:val="318ADF0D"/>
    <w:rsid w:val="31AACFF9"/>
    <w:rsid w:val="31BB0419"/>
    <w:rsid w:val="31D32FFB"/>
    <w:rsid w:val="31E8E78F"/>
    <w:rsid w:val="31F5E312"/>
    <w:rsid w:val="31FE026E"/>
    <w:rsid w:val="32006D01"/>
    <w:rsid w:val="3200AE2B"/>
    <w:rsid w:val="3222AE1F"/>
    <w:rsid w:val="32281D02"/>
    <w:rsid w:val="32368391"/>
    <w:rsid w:val="323DEB60"/>
    <w:rsid w:val="323F7EF7"/>
    <w:rsid w:val="32589546"/>
    <w:rsid w:val="325ACC69"/>
    <w:rsid w:val="32669D5C"/>
    <w:rsid w:val="32771A1C"/>
    <w:rsid w:val="327BBF12"/>
    <w:rsid w:val="327DFF51"/>
    <w:rsid w:val="32AC1598"/>
    <w:rsid w:val="32B12E89"/>
    <w:rsid w:val="32B98232"/>
    <w:rsid w:val="32CAB0F5"/>
    <w:rsid w:val="32DECAF9"/>
    <w:rsid w:val="32E67E38"/>
    <w:rsid w:val="32F225AA"/>
    <w:rsid w:val="32FB618A"/>
    <w:rsid w:val="33004215"/>
    <w:rsid w:val="332AFC14"/>
    <w:rsid w:val="332BD9CE"/>
    <w:rsid w:val="33342163"/>
    <w:rsid w:val="334C57DD"/>
    <w:rsid w:val="335AC4F6"/>
    <w:rsid w:val="335C497C"/>
    <w:rsid w:val="335F375E"/>
    <w:rsid w:val="33622123"/>
    <w:rsid w:val="3369D041"/>
    <w:rsid w:val="336BA65D"/>
    <w:rsid w:val="3374FE9C"/>
    <w:rsid w:val="338FCCA4"/>
    <w:rsid w:val="339D87FD"/>
    <w:rsid w:val="33A05DF5"/>
    <w:rsid w:val="33A95FC7"/>
    <w:rsid w:val="33D03B43"/>
    <w:rsid w:val="33D4069C"/>
    <w:rsid w:val="33DBB3FF"/>
    <w:rsid w:val="33FCE63F"/>
    <w:rsid w:val="340BBDC8"/>
    <w:rsid w:val="340C15BC"/>
    <w:rsid w:val="3410F1A0"/>
    <w:rsid w:val="34280D53"/>
    <w:rsid w:val="342A8FB7"/>
    <w:rsid w:val="3432062C"/>
    <w:rsid w:val="3437BD6C"/>
    <w:rsid w:val="343DB1B9"/>
    <w:rsid w:val="344B104E"/>
    <w:rsid w:val="344C7980"/>
    <w:rsid w:val="3489D97A"/>
    <w:rsid w:val="34925B7B"/>
    <w:rsid w:val="3496CDE3"/>
    <w:rsid w:val="34A94D36"/>
    <w:rsid w:val="34B56845"/>
    <w:rsid w:val="34C34A18"/>
    <w:rsid w:val="34C670A7"/>
    <w:rsid w:val="34CB6974"/>
    <w:rsid w:val="34DA9543"/>
    <w:rsid w:val="34E75A43"/>
    <w:rsid w:val="3500EAF9"/>
    <w:rsid w:val="35080E36"/>
    <w:rsid w:val="3565A21D"/>
    <w:rsid w:val="3590471B"/>
    <w:rsid w:val="3593DA0A"/>
    <w:rsid w:val="359C2BF4"/>
    <w:rsid w:val="35B06D36"/>
    <w:rsid w:val="35C992D9"/>
    <w:rsid w:val="35D55435"/>
    <w:rsid w:val="35F08A00"/>
    <w:rsid w:val="361AFE47"/>
    <w:rsid w:val="3631716F"/>
    <w:rsid w:val="364BB3F4"/>
    <w:rsid w:val="3655909C"/>
    <w:rsid w:val="365AC3BC"/>
    <w:rsid w:val="36951873"/>
    <w:rsid w:val="369B3932"/>
    <w:rsid w:val="36A898BD"/>
    <w:rsid w:val="36E989A4"/>
    <w:rsid w:val="36FF6D32"/>
    <w:rsid w:val="3707000A"/>
    <w:rsid w:val="370B55CC"/>
    <w:rsid w:val="37365D6E"/>
    <w:rsid w:val="37435E8A"/>
    <w:rsid w:val="37436763"/>
    <w:rsid w:val="3743FB5D"/>
    <w:rsid w:val="3745EE95"/>
    <w:rsid w:val="37465E37"/>
    <w:rsid w:val="3746DE08"/>
    <w:rsid w:val="37542807"/>
    <w:rsid w:val="3759732A"/>
    <w:rsid w:val="3761D924"/>
    <w:rsid w:val="3769D0FF"/>
    <w:rsid w:val="377964A9"/>
    <w:rsid w:val="3784F9BB"/>
    <w:rsid w:val="378AA958"/>
    <w:rsid w:val="37A58262"/>
    <w:rsid w:val="37BC4CDF"/>
    <w:rsid w:val="37BD1900"/>
    <w:rsid w:val="37CD3FB5"/>
    <w:rsid w:val="37EDA257"/>
    <w:rsid w:val="37EFCAEF"/>
    <w:rsid w:val="38083496"/>
    <w:rsid w:val="381409BF"/>
    <w:rsid w:val="38175034"/>
    <w:rsid w:val="38372AF5"/>
    <w:rsid w:val="383A1FAE"/>
    <w:rsid w:val="385CBE59"/>
    <w:rsid w:val="388A9995"/>
    <w:rsid w:val="3890A983"/>
    <w:rsid w:val="389307D1"/>
    <w:rsid w:val="38B63651"/>
    <w:rsid w:val="38BABEE4"/>
    <w:rsid w:val="38BE887E"/>
    <w:rsid w:val="38D51751"/>
    <w:rsid w:val="38D5522F"/>
    <w:rsid w:val="38D8DF6F"/>
    <w:rsid w:val="38DAA538"/>
    <w:rsid w:val="38EBA7B5"/>
    <w:rsid w:val="38F79677"/>
    <w:rsid w:val="39040BF6"/>
    <w:rsid w:val="390D6436"/>
    <w:rsid w:val="391209CB"/>
    <w:rsid w:val="3918C766"/>
    <w:rsid w:val="391CEAB3"/>
    <w:rsid w:val="392397DA"/>
    <w:rsid w:val="39268C93"/>
    <w:rsid w:val="392FC4B4"/>
    <w:rsid w:val="393B1890"/>
    <w:rsid w:val="394F8E06"/>
    <w:rsid w:val="396B1DE0"/>
    <w:rsid w:val="3975531B"/>
    <w:rsid w:val="397BDEE0"/>
    <w:rsid w:val="39820503"/>
    <w:rsid w:val="39829C7B"/>
    <w:rsid w:val="39943CF4"/>
    <w:rsid w:val="39966708"/>
    <w:rsid w:val="399C0564"/>
    <w:rsid w:val="39AC7E62"/>
    <w:rsid w:val="39B026DD"/>
    <w:rsid w:val="39B57EB3"/>
    <w:rsid w:val="39B5AB74"/>
    <w:rsid w:val="39C1F255"/>
    <w:rsid w:val="39C79409"/>
    <w:rsid w:val="39D71AB3"/>
    <w:rsid w:val="39E8E77A"/>
    <w:rsid w:val="39E9C534"/>
    <w:rsid w:val="3A02BAC0"/>
    <w:rsid w:val="3A093314"/>
    <w:rsid w:val="3A1036F1"/>
    <w:rsid w:val="3A119856"/>
    <w:rsid w:val="3A405C40"/>
    <w:rsid w:val="3A4D6B2B"/>
    <w:rsid w:val="3A4F2368"/>
    <w:rsid w:val="3A5BBC1C"/>
    <w:rsid w:val="3A7BDA31"/>
    <w:rsid w:val="3A82CE6D"/>
    <w:rsid w:val="3AAA0406"/>
    <w:rsid w:val="3AB39110"/>
    <w:rsid w:val="3AC19E3E"/>
    <w:rsid w:val="3AD54E27"/>
    <w:rsid w:val="3AEEC39D"/>
    <w:rsid w:val="3B12E42D"/>
    <w:rsid w:val="3B13D399"/>
    <w:rsid w:val="3B1F4AF8"/>
    <w:rsid w:val="3B34C0A4"/>
    <w:rsid w:val="3B3D56B5"/>
    <w:rsid w:val="3B41155B"/>
    <w:rsid w:val="3B84296B"/>
    <w:rsid w:val="3B8AB501"/>
    <w:rsid w:val="3B8D5291"/>
    <w:rsid w:val="3B992573"/>
    <w:rsid w:val="3BBAB273"/>
    <w:rsid w:val="3BC0D075"/>
    <w:rsid w:val="3BC4CB08"/>
    <w:rsid w:val="3BD0DAE0"/>
    <w:rsid w:val="3BD83B2A"/>
    <w:rsid w:val="3C0F2B23"/>
    <w:rsid w:val="3C26B336"/>
    <w:rsid w:val="3C3311E6"/>
    <w:rsid w:val="3C42CF51"/>
    <w:rsid w:val="3C45B45A"/>
    <w:rsid w:val="3C4BC847"/>
    <w:rsid w:val="3C53FB17"/>
    <w:rsid w:val="3C63C793"/>
    <w:rsid w:val="3C6FD866"/>
    <w:rsid w:val="3C9BF317"/>
    <w:rsid w:val="3CA58E38"/>
    <w:rsid w:val="3CA88435"/>
    <w:rsid w:val="3CBF9A12"/>
    <w:rsid w:val="3CC2F4B0"/>
    <w:rsid w:val="3CCC0761"/>
    <w:rsid w:val="3CDB914D"/>
    <w:rsid w:val="3CFA2AEB"/>
    <w:rsid w:val="3D03FA28"/>
    <w:rsid w:val="3D08ADD3"/>
    <w:rsid w:val="3D1C6E67"/>
    <w:rsid w:val="3D22486C"/>
    <w:rsid w:val="3D2D936F"/>
    <w:rsid w:val="3D2E85F5"/>
    <w:rsid w:val="3D302325"/>
    <w:rsid w:val="3D43DBA4"/>
    <w:rsid w:val="3D4C6B3A"/>
    <w:rsid w:val="3D4C9E0B"/>
    <w:rsid w:val="3D62A0F9"/>
    <w:rsid w:val="3D6F24CC"/>
    <w:rsid w:val="3D7675DB"/>
    <w:rsid w:val="3D791351"/>
    <w:rsid w:val="3D99114B"/>
    <w:rsid w:val="3DAB2103"/>
    <w:rsid w:val="3DB937A9"/>
    <w:rsid w:val="3DECDD53"/>
    <w:rsid w:val="3DEFB2EF"/>
    <w:rsid w:val="3DFE42CF"/>
    <w:rsid w:val="3E0DD2DB"/>
    <w:rsid w:val="3E3E47A1"/>
    <w:rsid w:val="3E6325C7"/>
    <w:rsid w:val="3E683325"/>
    <w:rsid w:val="3E758EEF"/>
    <w:rsid w:val="3E86213B"/>
    <w:rsid w:val="3EC225AC"/>
    <w:rsid w:val="3ED2B2E2"/>
    <w:rsid w:val="3EECC8AE"/>
    <w:rsid w:val="3EFE739E"/>
    <w:rsid w:val="3F08B9AA"/>
    <w:rsid w:val="3F288B92"/>
    <w:rsid w:val="3F31404B"/>
    <w:rsid w:val="3F3188A8"/>
    <w:rsid w:val="3F345743"/>
    <w:rsid w:val="3F36B2AC"/>
    <w:rsid w:val="3F5497B5"/>
    <w:rsid w:val="3F5B60FE"/>
    <w:rsid w:val="3F8F0F81"/>
    <w:rsid w:val="3F9D864D"/>
    <w:rsid w:val="3FAB7BB2"/>
    <w:rsid w:val="3FBC085F"/>
    <w:rsid w:val="3FBF1F01"/>
    <w:rsid w:val="3FBF6702"/>
    <w:rsid w:val="3FC2CD15"/>
    <w:rsid w:val="3FC989D3"/>
    <w:rsid w:val="3FE74518"/>
    <w:rsid w:val="40004036"/>
    <w:rsid w:val="401624AD"/>
    <w:rsid w:val="4022728D"/>
    <w:rsid w:val="4022F242"/>
    <w:rsid w:val="4023B7A8"/>
    <w:rsid w:val="404FB90B"/>
    <w:rsid w:val="40599557"/>
    <w:rsid w:val="405A6879"/>
    <w:rsid w:val="405E8DB7"/>
    <w:rsid w:val="4061F001"/>
    <w:rsid w:val="406FB072"/>
    <w:rsid w:val="4083D266"/>
    <w:rsid w:val="40A1623E"/>
    <w:rsid w:val="40AB9938"/>
    <w:rsid w:val="40ABD65E"/>
    <w:rsid w:val="40B23812"/>
    <w:rsid w:val="40DC52A6"/>
    <w:rsid w:val="40E883E0"/>
    <w:rsid w:val="40EB13F2"/>
    <w:rsid w:val="40F65A7C"/>
    <w:rsid w:val="4100E1F4"/>
    <w:rsid w:val="41229948"/>
    <w:rsid w:val="4131140F"/>
    <w:rsid w:val="413FCA0B"/>
    <w:rsid w:val="415C3EB9"/>
    <w:rsid w:val="41616040"/>
    <w:rsid w:val="417F7C92"/>
    <w:rsid w:val="4182E347"/>
    <w:rsid w:val="418DE131"/>
    <w:rsid w:val="41AB9C1A"/>
    <w:rsid w:val="41BACFA2"/>
    <w:rsid w:val="41C051B3"/>
    <w:rsid w:val="41C2FE0F"/>
    <w:rsid w:val="41CFA55F"/>
    <w:rsid w:val="41DBD6F5"/>
    <w:rsid w:val="41F20121"/>
    <w:rsid w:val="42066167"/>
    <w:rsid w:val="420EA302"/>
    <w:rsid w:val="4229C1C5"/>
    <w:rsid w:val="422B2386"/>
    <w:rsid w:val="42308233"/>
    <w:rsid w:val="42349A30"/>
    <w:rsid w:val="4242B751"/>
    <w:rsid w:val="424FF99D"/>
    <w:rsid w:val="425BD51C"/>
    <w:rsid w:val="428A8D6D"/>
    <w:rsid w:val="4295DDF0"/>
    <w:rsid w:val="429BE868"/>
    <w:rsid w:val="42B21B6D"/>
    <w:rsid w:val="42BE90E7"/>
    <w:rsid w:val="42C3FFCA"/>
    <w:rsid w:val="42CC7ECE"/>
    <w:rsid w:val="42EB747D"/>
    <w:rsid w:val="42F76177"/>
    <w:rsid w:val="42F7FB0A"/>
    <w:rsid w:val="42F9814F"/>
    <w:rsid w:val="43109F60"/>
    <w:rsid w:val="432B5D13"/>
    <w:rsid w:val="432CA5EF"/>
    <w:rsid w:val="432D909F"/>
    <w:rsid w:val="433958D2"/>
    <w:rsid w:val="43573BC9"/>
    <w:rsid w:val="435A346E"/>
    <w:rsid w:val="43724A8A"/>
    <w:rsid w:val="437A6104"/>
    <w:rsid w:val="4388881E"/>
    <w:rsid w:val="4388BA93"/>
    <w:rsid w:val="43AC2CBC"/>
    <w:rsid w:val="43BD6793"/>
    <w:rsid w:val="43F064F5"/>
    <w:rsid w:val="43FEF9C9"/>
    <w:rsid w:val="441E23A4"/>
    <w:rsid w:val="442F722F"/>
    <w:rsid w:val="4431A3B9"/>
    <w:rsid w:val="44404CF7"/>
    <w:rsid w:val="4441774F"/>
    <w:rsid w:val="4441C885"/>
    <w:rsid w:val="444F1ABE"/>
    <w:rsid w:val="44559BEB"/>
    <w:rsid w:val="44648419"/>
    <w:rsid w:val="4467FA1F"/>
    <w:rsid w:val="446A80E7"/>
    <w:rsid w:val="446ABCA6"/>
    <w:rsid w:val="447AEA4B"/>
    <w:rsid w:val="448EE6AE"/>
    <w:rsid w:val="44AAEE38"/>
    <w:rsid w:val="45282933"/>
    <w:rsid w:val="4529F2BD"/>
    <w:rsid w:val="452EAD82"/>
    <w:rsid w:val="4530F502"/>
    <w:rsid w:val="45313FAF"/>
    <w:rsid w:val="45323A52"/>
    <w:rsid w:val="4555641E"/>
    <w:rsid w:val="457E7BBC"/>
    <w:rsid w:val="458C9124"/>
    <w:rsid w:val="459122EC"/>
    <w:rsid w:val="45B17823"/>
    <w:rsid w:val="45B676CC"/>
    <w:rsid w:val="45C2F7D9"/>
    <w:rsid w:val="45C950CD"/>
    <w:rsid w:val="45D59E0E"/>
    <w:rsid w:val="45E14A3A"/>
    <w:rsid w:val="45FBCD6C"/>
    <w:rsid w:val="45FFE49C"/>
    <w:rsid w:val="460FA882"/>
    <w:rsid w:val="46198E46"/>
    <w:rsid w:val="4629D835"/>
    <w:rsid w:val="462DF468"/>
    <w:rsid w:val="46502CAD"/>
    <w:rsid w:val="465AE752"/>
    <w:rsid w:val="467C0D4D"/>
    <w:rsid w:val="46890AEB"/>
    <w:rsid w:val="46C13D2C"/>
    <w:rsid w:val="46DAB5EC"/>
    <w:rsid w:val="46E44850"/>
    <w:rsid w:val="46EEA46D"/>
    <w:rsid w:val="46F50855"/>
    <w:rsid w:val="46F88992"/>
    <w:rsid w:val="46FBC6EB"/>
    <w:rsid w:val="46FC36C9"/>
    <w:rsid w:val="46FD1CBD"/>
    <w:rsid w:val="470CC052"/>
    <w:rsid w:val="471384AE"/>
    <w:rsid w:val="471EDEA9"/>
    <w:rsid w:val="47351EBD"/>
    <w:rsid w:val="4759BE9D"/>
    <w:rsid w:val="475D17FD"/>
    <w:rsid w:val="476088A8"/>
    <w:rsid w:val="47720686"/>
    <w:rsid w:val="4777866F"/>
    <w:rsid w:val="47BB9858"/>
    <w:rsid w:val="47BBF95C"/>
    <w:rsid w:val="47C2C9C5"/>
    <w:rsid w:val="47D8F3F1"/>
    <w:rsid w:val="4808FBFB"/>
    <w:rsid w:val="481702F1"/>
    <w:rsid w:val="4836EBC8"/>
    <w:rsid w:val="483F3B16"/>
    <w:rsid w:val="4840D8A6"/>
    <w:rsid w:val="484AB8A0"/>
    <w:rsid w:val="484B4B4A"/>
    <w:rsid w:val="487731C6"/>
    <w:rsid w:val="487A8F86"/>
    <w:rsid w:val="487F0667"/>
    <w:rsid w:val="48841B3B"/>
    <w:rsid w:val="4884D5ED"/>
    <w:rsid w:val="4891A4BE"/>
    <w:rsid w:val="48960E4D"/>
    <w:rsid w:val="489AC912"/>
    <w:rsid w:val="48A1D90C"/>
    <w:rsid w:val="48A7E13B"/>
    <w:rsid w:val="48AE949A"/>
    <w:rsid w:val="48C04BBF"/>
    <w:rsid w:val="48D26076"/>
    <w:rsid w:val="48D47A16"/>
    <w:rsid w:val="48DB68BF"/>
    <w:rsid w:val="48E5032D"/>
    <w:rsid w:val="48E64C65"/>
    <w:rsid w:val="48EA5A4F"/>
    <w:rsid w:val="4910CBA0"/>
    <w:rsid w:val="4946AB51"/>
    <w:rsid w:val="495B915D"/>
    <w:rsid w:val="495E0D46"/>
    <w:rsid w:val="496E26C2"/>
    <w:rsid w:val="4979672D"/>
    <w:rsid w:val="49971558"/>
    <w:rsid w:val="499AA714"/>
    <w:rsid w:val="49AB99EA"/>
    <w:rsid w:val="49E01F50"/>
    <w:rsid w:val="49E7A957"/>
    <w:rsid w:val="49ECACB7"/>
    <w:rsid w:val="49FF3E15"/>
    <w:rsid w:val="4A004E44"/>
    <w:rsid w:val="4A374E30"/>
    <w:rsid w:val="4A39CBD8"/>
    <w:rsid w:val="4A3C7417"/>
    <w:rsid w:val="4A88F707"/>
    <w:rsid w:val="4AA813B1"/>
    <w:rsid w:val="4AC3AD85"/>
    <w:rsid w:val="4AE4CE9E"/>
    <w:rsid w:val="4AE5FD8E"/>
    <w:rsid w:val="4B085D6D"/>
    <w:rsid w:val="4B0D559B"/>
    <w:rsid w:val="4B0E1EE9"/>
    <w:rsid w:val="4B21E976"/>
    <w:rsid w:val="4B34E43A"/>
    <w:rsid w:val="4B418C29"/>
    <w:rsid w:val="4B4AAEC9"/>
    <w:rsid w:val="4B9E665A"/>
    <w:rsid w:val="4BA0CFF2"/>
    <w:rsid w:val="4BA6D84F"/>
    <w:rsid w:val="4BC6C93B"/>
    <w:rsid w:val="4BE983C8"/>
    <w:rsid w:val="4BF5B463"/>
    <w:rsid w:val="4BF68FBF"/>
    <w:rsid w:val="4C054617"/>
    <w:rsid w:val="4C0829BD"/>
    <w:rsid w:val="4C24DCF4"/>
    <w:rsid w:val="4C44C3E7"/>
    <w:rsid w:val="4C5F8A17"/>
    <w:rsid w:val="4C627ED0"/>
    <w:rsid w:val="4C66D4EE"/>
    <w:rsid w:val="4C7713A6"/>
    <w:rsid w:val="4C8103A6"/>
    <w:rsid w:val="4CA7222B"/>
    <w:rsid w:val="4CA913EE"/>
    <w:rsid w:val="4CAD8239"/>
    <w:rsid w:val="4CC04312"/>
    <w:rsid w:val="4CC841AB"/>
    <w:rsid w:val="4CC94B1C"/>
    <w:rsid w:val="4CD217D8"/>
    <w:rsid w:val="4CDC5FCC"/>
    <w:rsid w:val="4CE82128"/>
    <w:rsid w:val="4CE9A10B"/>
    <w:rsid w:val="4D1F3F3B"/>
    <w:rsid w:val="4D209E80"/>
    <w:rsid w:val="4D22F7A4"/>
    <w:rsid w:val="4D5523E6"/>
    <w:rsid w:val="4D55B4E3"/>
    <w:rsid w:val="4D5F3C7B"/>
    <w:rsid w:val="4D68628E"/>
    <w:rsid w:val="4D7FB275"/>
    <w:rsid w:val="4DB065C4"/>
    <w:rsid w:val="4DC46BFB"/>
    <w:rsid w:val="4DCF42EA"/>
    <w:rsid w:val="4DEB6C57"/>
    <w:rsid w:val="4DF37333"/>
    <w:rsid w:val="4E0A843A"/>
    <w:rsid w:val="4E25EFDE"/>
    <w:rsid w:val="4E35A0FC"/>
    <w:rsid w:val="4E39391E"/>
    <w:rsid w:val="4E437895"/>
    <w:rsid w:val="4E45F27C"/>
    <w:rsid w:val="4E56E96F"/>
    <w:rsid w:val="4E9F3962"/>
    <w:rsid w:val="4EB67A94"/>
    <w:rsid w:val="4EC04571"/>
    <w:rsid w:val="4EC44A59"/>
    <w:rsid w:val="4EE1EF17"/>
    <w:rsid w:val="4EF7800C"/>
    <w:rsid w:val="4EF93466"/>
    <w:rsid w:val="4F0C2CCC"/>
    <w:rsid w:val="4F282C9D"/>
    <w:rsid w:val="4F292B41"/>
    <w:rsid w:val="4F3B369C"/>
    <w:rsid w:val="4F639DCB"/>
    <w:rsid w:val="4F70B91C"/>
    <w:rsid w:val="4F7B84D4"/>
    <w:rsid w:val="4F8557EB"/>
    <w:rsid w:val="4F893ECA"/>
    <w:rsid w:val="4F8E4C28"/>
    <w:rsid w:val="4F91CD65"/>
    <w:rsid w:val="4FAB1EBF"/>
    <w:rsid w:val="4FAC732E"/>
    <w:rsid w:val="4FBD56B0"/>
    <w:rsid w:val="4FD537D2"/>
    <w:rsid w:val="4FDD1DE7"/>
    <w:rsid w:val="4FDEFB9A"/>
    <w:rsid w:val="4FDFD29A"/>
    <w:rsid w:val="4FDFFC75"/>
    <w:rsid w:val="4FEC71EF"/>
    <w:rsid w:val="500D916F"/>
    <w:rsid w:val="501B8911"/>
    <w:rsid w:val="5027CDD5"/>
    <w:rsid w:val="502A6090"/>
    <w:rsid w:val="502BD938"/>
    <w:rsid w:val="503C9D5A"/>
    <w:rsid w:val="503F53A0"/>
    <w:rsid w:val="5057B301"/>
    <w:rsid w:val="506CB931"/>
    <w:rsid w:val="50728F19"/>
    <w:rsid w:val="5077FA30"/>
    <w:rsid w:val="507D289F"/>
    <w:rsid w:val="507F3764"/>
    <w:rsid w:val="508B51D4"/>
    <w:rsid w:val="508C2D30"/>
    <w:rsid w:val="50935DBF"/>
    <w:rsid w:val="50977F4D"/>
    <w:rsid w:val="509C0E5B"/>
    <w:rsid w:val="50C719D7"/>
    <w:rsid w:val="5105DC56"/>
    <w:rsid w:val="51071245"/>
    <w:rsid w:val="511FEEC4"/>
    <w:rsid w:val="5125683F"/>
    <w:rsid w:val="51268C97"/>
    <w:rsid w:val="512DBA6C"/>
    <w:rsid w:val="513263C2"/>
    <w:rsid w:val="51478F71"/>
    <w:rsid w:val="5149C5B7"/>
    <w:rsid w:val="5154D3AC"/>
    <w:rsid w:val="5173C3A5"/>
    <w:rsid w:val="518129AB"/>
    <w:rsid w:val="518A297B"/>
    <w:rsid w:val="519F7174"/>
    <w:rsid w:val="51A0EB1F"/>
    <w:rsid w:val="51A55F46"/>
    <w:rsid w:val="51FF1082"/>
    <w:rsid w:val="52015E35"/>
    <w:rsid w:val="522F7501"/>
    <w:rsid w:val="52309A79"/>
    <w:rsid w:val="526A4DE1"/>
    <w:rsid w:val="5275CCB6"/>
    <w:rsid w:val="52771AFE"/>
    <w:rsid w:val="527AE5A7"/>
    <w:rsid w:val="528F63B3"/>
    <w:rsid w:val="52ADC822"/>
    <w:rsid w:val="52E7C2FF"/>
    <w:rsid w:val="52EFF1F2"/>
    <w:rsid w:val="52F5484C"/>
    <w:rsid w:val="52F9403E"/>
    <w:rsid w:val="5307B88E"/>
    <w:rsid w:val="531352AC"/>
    <w:rsid w:val="531777B8"/>
    <w:rsid w:val="5330E657"/>
    <w:rsid w:val="5339E10F"/>
    <w:rsid w:val="53441A0B"/>
    <w:rsid w:val="5348A6AF"/>
    <w:rsid w:val="535A7F42"/>
    <w:rsid w:val="5373F61B"/>
    <w:rsid w:val="538EB82E"/>
    <w:rsid w:val="5391F905"/>
    <w:rsid w:val="53A99863"/>
    <w:rsid w:val="53B21D61"/>
    <w:rsid w:val="53B9023A"/>
    <w:rsid w:val="53DAECA2"/>
    <w:rsid w:val="53E9E85A"/>
    <w:rsid w:val="53FB86B8"/>
    <w:rsid w:val="5403A614"/>
    <w:rsid w:val="540A95E1"/>
    <w:rsid w:val="5416B182"/>
    <w:rsid w:val="54194102"/>
    <w:rsid w:val="5419EAC4"/>
    <w:rsid w:val="543D9502"/>
    <w:rsid w:val="543DECF6"/>
    <w:rsid w:val="543EFF40"/>
    <w:rsid w:val="5446E34E"/>
    <w:rsid w:val="544E5FD7"/>
    <w:rsid w:val="54553D39"/>
    <w:rsid w:val="5474F7D6"/>
    <w:rsid w:val="5497B83F"/>
    <w:rsid w:val="549C4BC6"/>
    <w:rsid w:val="54D4B551"/>
    <w:rsid w:val="54E0786C"/>
    <w:rsid w:val="54E6F223"/>
    <w:rsid w:val="552433B8"/>
    <w:rsid w:val="5548CD5B"/>
    <w:rsid w:val="554959DF"/>
    <w:rsid w:val="554C0697"/>
    <w:rsid w:val="5565A3F1"/>
    <w:rsid w:val="556806AB"/>
    <w:rsid w:val="556BF9E1"/>
    <w:rsid w:val="556D02C4"/>
    <w:rsid w:val="55824771"/>
    <w:rsid w:val="55A95B9A"/>
    <w:rsid w:val="55C66265"/>
    <w:rsid w:val="55CB39D0"/>
    <w:rsid w:val="55CFC3D9"/>
    <w:rsid w:val="55E167D6"/>
    <w:rsid w:val="561D0EFD"/>
    <w:rsid w:val="562D1BDF"/>
    <w:rsid w:val="564A2925"/>
    <w:rsid w:val="5661C922"/>
    <w:rsid w:val="56622D2A"/>
    <w:rsid w:val="5662710E"/>
    <w:rsid w:val="566BBAE1"/>
    <w:rsid w:val="569551CA"/>
    <w:rsid w:val="56ACD224"/>
    <w:rsid w:val="56C373A4"/>
    <w:rsid w:val="56EA4A08"/>
    <w:rsid w:val="56FFE595"/>
    <w:rsid w:val="5711FACF"/>
    <w:rsid w:val="57149711"/>
    <w:rsid w:val="5720AC01"/>
    <w:rsid w:val="5722514A"/>
    <w:rsid w:val="572962D5"/>
    <w:rsid w:val="573698C4"/>
    <w:rsid w:val="575B7FC3"/>
    <w:rsid w:val="575DD3CF"/>
    <w:rsid w:val="5769BAAA"/>
    <w:rsid w:val="577647CB"/>
    <w:rsid w:val="577B33CF"/>
    <w:rsid w:val="57867A13"/>
    <w:rsid w:val="579F47C2"/>
    <w:rsid w:val="57A226E0"/>
    <w:rsid w:val="57A5961E"/>
    <w:rsid w:val="57A9EC3C"/>
    <w:rsid w:val="57B7FFE5"/>
    <w:rsid w:val="57BD357C"/>
    <w:rsid w:val="57F86DE5"/>
    <w:rsid w:val="57FDCBB5"/>
    <w:rsid w:val="580F952B"/>
    <w:rsid w:val="5816DCEC"/>
    <w:rsid w:val="582A1E4E"/>
    <w:rsid w:val="5837ADF0"/>
    <w:rsid w:val="58409795"/>
    <w:rsid w:val="58530DB3"/>
    <w:rsid w:val="58537716"/>
    <w:rsid w:val="58548C1A"/>
    <w:rsid w:val="58634CAE"/>
    <w:rsid w:val="58701A35"/>
    <w:rsid w:val="58934E99"/>
    <w:rsid w:val="58BA9FCF"/>
    <w:rsid w:val="58D03C57"/>
    <w:rsid w:val="58E25D22"/>
    <w:rsid w:val="58E609BA"/>
    <w:rsid w:val="58EC4905"/>
    <w:rsid w:val="58F9D542"/>
    <w:rsid w:val="58FA4481"/>
    <w:rsid w:val="58FA76F6"/>
    <w:rsid w:val="5904F393"/>
    <w:rsid w:val="590F5429"/>
    <w:rsid w:val="59128474"/>
    <w:rsid w:val="5928F189"/>
    <w:rsid w:val="59596D81"/>
    <w:rsid w:val="595CE0CD"/>
    <w:rsid w:val="597B2C2D"/>
    <w:rsid w:val="598855AC"/>
    <w:rsid w:val="59A75A32"/>
    <w:rsid w:val="59A79B53"/>
    <w:rsid w:val="59BF0353"/>
    <w:rsid w:val="59C61333"/>
    <w:rsid w:val="59C76385"/>
    <w:rsid w:val="59C7F185"/>
    <w:rsid w:val="5A0A3693"/>
    <w:rsid w:val="5A25A5B0"/>
    <w:rsid w:val="5A402700"/>
    <w:rsid w:val="5A433E97"/>
    <w:rsid w:val="5A4413BB"/>
    <w:rsid w:val="5A5B0533"/>
    <w:rsid w:val="5A6323B2"/>
    <w:rsid w:val="5A68BD51"/>
    <w:rsid w:val="5A795554"/>
    <w:rsid w:val="5A92684A"/>
    <w:rsid w:val="5AA135AA"/>
    <w:rsid w:val="5AA22774"/>
    <w:rsid w:val="5AAB4C67"/>
    <w:rsid w:val="5ADCBF5F"/>
    <w:rsid w:val="5ADFD229"/>
    <w:rsid w:val="5AE83B12"/>
    <w:rsid w:val="5AE8DE27"/>
    <w:rsid w:val="5AE947B3"/>
    <w:rsid w:val="5AEF092F"/>
    <w:rsid w:val="5AF82FE1"/>
    <w:rsid w:val="5B168242"/>
    <w:rsid w:val="5B186550"/>
    <w:rsid w:val="5B18FCC8"/>
    <w:rsid w:val="5B1944C9"/>
    <w:rsid w:val="5B1960D0"/>
    <w:rsid w:val="5B566B34"/>
    <w:rsid w:val="5B59E5F6"/>
    <w:rsid w:val="5B65391A"/>
    <w:rsid w:val="5B90BF68"/>
    <w:rsid w:val="5B91BBFC"/>
    <w:rsid w:val="5BC302D0"/>
    <w:rsid w:val="5BCC3F0E"/>
    <w:rsid w:val="5BEB5B5C"/>
    <w:rsid w:val="5BF95FAA"/>
    <w:rsid w:val="5C264C20"/>
    <w:rsid w:val="5C325BF8"/>
    <w:rsid w:val="5C3705AA"/>
    <w:rsid w:val="5C3B82AA"/>
    <w:rsid w:val="5C49B772"/>
    <w:rsid w:val="5C4BF394"/>
    <w:rsid w:val="5C515DBB"/>
    <w:rsid w:val="5C587445"/>
    <w:rsid w:val="5C5C3F9E"/>
    <w:rsid w:val="5C5F66CC"/>
    <w:rsid w:val="5C684E56"/>
    <w:rsid w:val="5C719C03"/>
    <w:rsid w:val="5C78599E"/>
    <w:rsid w:val="5C7A2006"/>
    <w:rsid w:val="5C7DEBFE"/>
    <w:rsid w:val="5C85D955"/>
    <w:rsid w:val="5C90B7B2"/>
    <w:rsid w:val="5C9BA6E7"/>
    <w:rsid w:val="5CB1D9EC"/>
    <w:rsid w:val="5CCD0DF8"/>
    <w:rsid w:val="5CDCB538"/>
    <w:rsid w:val="5CDEEBDA"/>
    <w:rsid w:val="5CE39074"/>
    <w:rsid w:val="5CF7CADF"/>
    <w:rsid w:val="5CF89528"/>
    <w:rsid w:val="5CFC6081"/>
    <w:rsid w:val="5CFDE04B"/>
    <w:rsid w:val="5CFE9469"/>
    <w:rsid w:val="5D15FD32"/>
    <w:rsid w:val="5D1EE9A0"/>
    <w:rsid w:val="5D233FBE"/>
    <w:rsid w:val="5D317D5F"/>
    <w:rsid w:val="5D55B6BB"/>
    <w:rsid w:val="5D63AEB9"/>
    <w:rsid w:val="5D6AEA23"/>
    <w:rsid w:val="5D7EE484"/>
    <w:rsid w:val="5D880D94"/>
    <w:rsid w:val="5DA8A54C"/>
    <w:rsid w:val="5DAE1AAA"/>
    <w:rsid w:val="5DAF2EBA"/>
    <w:rsid w:val="5DB16D8F"/>
    <w:rsid w:val="5DBB5DEB"/>
    <w:rsid w:val="5DBC75DB"/>
    <w:rsid w:val="5DD27BFC"/>
    <w:rsid w:val="5DD9C677"/>
    <w:rsid w:val="5DE255B1"/>
    <w:rsid w:val="5DE4922F"/>
    <w:rsid w:val="5E235FE2"/>
    <w:rsid w:val="5E59B234"/>
    <w:rsid w:val="5E6D82F3"/>
    <w:rsid w:val="5E74301A"/>
    <w:rsid w:val="5E9B9DF6"/>
    <w:rsid w:val="5EA05F36"/>
    <w:rsid w:val="5EAAFD35"/>
    <w:rsid w:val="5EBE6377"/>
    <w:rsid w:val="5EC8B950"/>
    <w:rsid w:val="5ECD30D7"/>
    <w:rsid w:val="5ED22789"/>
    <w:rsid w:val="5EE8D549"/>
    <w:rsid w:val="5F02C2EE"/>
    <w:rsid w:val="5F1CB7C3"/>
    <w:rsid w:val="5F341593"/>
    <w:rsid w:val="5F3B007F"/>
    <w:rsid w:val="5F3ED038"/>
    <w:rsid w:val="5F45C0A4"/>
    <w:rsid w:val="5F513384"/>
    <w:rsid w:val="5F6E4C5D"/>
    <w:rsid w:val="5F730722"/>
    <w:rsid w:val="5FB8948E"/>
    <w:rsid w:val="5FCBA104"/>
    <w:rsid w:val="6033B00D"/>
    <w:rsid w:val="604A7C06"/>
    <w:rsid w:val="605721DA"/>
    <w:rsid w:val="605B77F8"/>
    <w:rsid w:val="6068CE4C"/>
    <w:rsid w:val="60709D9F"/>
    <w:rsid w:val="60724DAC"/>
    <w:rsid w:val="6091CEFD"/>
    <w:rsid w:val="609BD0C8"/>
    <w:rsid w:val="60A11196"/>
    <w:rsid w:val="60A8997A"/>
    <w:rsid w:val="60B020BF"/>
    <w:rsid w:val="60B67A52"/>
    <w:rsid w:val="60CB415A"/>
    <w:rsid w:val="60DC4BD7"/>
    <w:rsid w:val="60EA9B6D"/>
    <w:rsid w:val="60FDCE82"/>
    <w:rsid w:val="611D3A47"/>
    <w:rsid w:val="6147DF8D"/>
    <w:rsid w:val="61492BB7"/>
    <w:rsid w:val="61575A47"/>
    <w:rsid w:val="617DE22F"/>
    <w:rsid w:val="618D3162"/>
    <w:rsid w:val="619EFD92"/>
    <w:rsid w:val="61AA1568"/>
    <w:rsid w:val="61D541EA"/>
    <w:rsid w:val="61F1D559"/>
    <w:rsid w:val="6213BF22"/>
    <w:rsid w:val="62256990"/>
    <w:rsid w:val="6229F227"/>
    <w:rsid w:val="623C5573"/>
    <w:rsid w:val="623FB0EE"/>
    <w:rsid w:val="6240D2CF"/>
    <w:rsid w:val="624C6319"/>
    <w:rsid w:val="625192D4"/>
    <w:rsid w:val="62551EA9"/>
    <w:rsid w:val="625CFA21"/>
    <w:rsid w:val="62739E81"/>
    <w:rsid w:val="6283184A"/>
    <w:rsid w:val="62AB8E77"/>
    <w:rsid w:val="62E3E80F"/>
    <w:rsid w:val="62F1D47A"/>
    <w:rsid w:val="62F6DDBB"/>
    <w:rsid w:val="62F854AC"/>
    <w:rsid w:val="62FD91B9"/>
    <w:rsid w:val="630A11CB"/>
    <w:rsid w:val="630F84CB"/>
    <w:rsid w:val="631A0C43"/>
    <w:rsid w:val="63395AC3"/>
    <w:rsid w:val="6340381A"/>
    <w:rsid w:val="6350BCB8"/>
    <w:rsid w:val="635DD442"/>
    <w:rsid w:val="63683D10"/>
    <w:rsid w:val="63689BDD"/>
    <w:rsid w:val="636EF4D1"/>
    <w:rsid w:val="639405C8"/>
    <w:rsid w:val="6427AB12"/>
    <w:rsid w:val="642C3306"/>
    <w:rsid w:val="64344DA6"/>
    <w:rsid w:val="6438D3DB"/>
    <w:rsid w:val="64487083"/>
    <w:rsid w:val="644C39C1"/>
    <w:rsid w:val="64553FB0"/>
    <w:rsid w:val="645CC334"/>
    <w:rsid w:val="645F7869"/>
    <w:rsid w:val="6461660F"/>
    <w:rsid w:val="646B02D7"/>
    <w:rsid w:val="648D0D63"/>
    <w:rsid w:val="649D7E90"/>
    <w:rsid w:val="64AD373F"/>
    <w:rsid w:val="64B427AB"/>
    <w:rsid w:val="64C25CB6"/>
    <w:rsid w:val="64CCC328"/>
    <w:rsid w:val="65077CBB"/>
    <w:rsid w:val="65145FF8"/>
    <w:rsid w:val="651C3753"/>
    <w:rsid w:val="65441728"/>
    <w:rsid w:val="65498EE4"/>
    <w:rsid w:val="65531323"/>
    <w:rsid w:val="656CC804"/>
    <w:rsid w:val="657535DC"/>
    <w:rsid w:val="65773F49"/>
    <w:rsid w:val="657DBADA"/>
    <w:rsid w:val="658078BA"/>
    <w:rsid w:val="6582983A"/>
    <w:rsid w:val="65BAF675"/>
    <w:rsid w:val="65C573B1"/>
    <w:rsid w:val="6604D3CC"/>
    <w:rsid w:val="663A88D5"/>
    <w:rsid w:val="6640D731"/>
    <w:rsid w:val="66504984"/>
    <w:rsid w:val="66777843"/>
    <w:rsid w:val="6684A76B"/>
    <w:rsid w:val="66885B29"/>
    <w:rsid w:val="668DD6F5"/>
    <w:rsid w:val="66BEFE2B"/>
    <w:rsid w:val="66E0C543"/>
    <w:rsid w:val="66E102AC"/>
    <w:rsid w:val="66E28B4F"/>
    <w:rsid w:val="66E2A7F5"/>
    <w:rsid w:val="66F14164"/>
    <w:rsid w:val="66FE6CBB"/>
    <w:rsid w:val="671614F2"/>
    <w:rsid w:val="673C004A"/>
    <w:rsid w:val="6744E374"/>
    <w:rsid w:val="676047F3"/>
    <w:rsid w:val="676A5F79"/>
    <w:rsid w:val="6772F0E2"/>
    <w:rsid w:val="67A94748"/>
    <w:rsid w:val="67BE7C6F"/>
    <w:rsid w:val="67CC687E"/>
    <w:rsid w:val="67DF691E"/>
    <w:rsid w:val="67E821E4"/>
    <w:rsid w:val="67F08EC5"/>
    <w:rsid w:val="67FEF7BC"/>
    <w:rsid w:val="6827F719"/>
    <w:rsid w:val="683A2E6B"/>
    <w:rsid w:val="6844ABA7"/>
    <w:rsid w:val="685080D0"/>
    <w:rsid w:val="685CF390"/>
    <w:rsid w:val="68616198"/>
    <w:rsid w:val="6876FD25"/>
    <w:rsid w:val="689DDC62"/>
    <w:rsid w:val="689E41A8"/>
    <w:rsid w:val="68AE286C"/>
    <w:rsid w:val="68B28763"/>
    <w:rsid w:val="68BE11D1"/>
    <w:rsid w:val="68D26ED7"/>
    <w:rsid w:val="68E53EC6"/>
    <w:rsid w:val="69181A27"/>
    <w:rsid w:val="69191FBE"/>
    <w:rsid w:val="69224CF6"/>
    <w:rsid w:val="69419451"/>
    <w:rsid w:val="694365AD"/>
    <w:rsid w:val="6957630B"/>
    <w:rsid w:val="6961BE89"/>
    <w:rsid w:val="696E66D4"/>
    <w:rsid w:val="6975C67F"/>
    <w:rsid w:val="69A05C84"/>
    <w:rsid w:val="69B60E3C"/>
    <w:rsid w:val="69D2F603"/>
    <w:rsid w:val="69D610DA"/>
    <w:rsid w:val="69DA0CE9"/>
    <w:rsid w:val="69FFB45D"/>
    <w:rsid w:val="6A0393C6"/>
    <w:rsid w:val="6A238BCC"/>
    <w:rsid w:val="6A4A28E4"/>
    <w:rsid w:val="6A6753CB"/>
    <w:rsid w:val="6A6DCE21"/>
    <w:rsid w:val="6A739A91"/>
    <w:rsid w:val="6A7681A3"/>
    <w:rsid w:val="6A7FEF48"/>
    <w:rsid w:val="6A893D94"/>
    <w:rsid w:val="6ABD20EA"/>
    <w:rsid w:val="6B0F829B"/>
    <w:rsid w:val="6B16D80A"/>
    <w:rsid w:val="6B38846A"/>
    <w:rsid w:val="6B41C8E2"/>
    <w:rsid w:val="6B541444"/>
    <w:rsid w:val="6B6E38C0"/>
    <w:rsid w:val="6B81770C"/>
    <w:rsid w:val="6B91511D"/>
    <w:rsid w:val="6B955DA0"/>
    <w:rsid w:val="6BAE0FE7"/>
    <w:rsid w:val="6BB26FFE"/>
    <w:rsid w:val="6BBD2AA3"/>
    <w:rsid w:val="6BCBFDA1"/>
    <w:rsid w:val="6BE2DFAC"/>
    <w:rsid w:val="6BEA9E7E"/>
    <w:rsid w:val="6BEABF9D"/>
    <w:rsid w:val="6C1AF560"/>
    <w:rsid w:val="6C23D46D"/>
    <w:rsid w:val="6C31E19B"/>
    <w:rsid w:val="6C330F90"/>
    <w:rsid w:val="6C455219"/>
    <w:rsid w:val="6C54FB18"/>
    <w:rsid w:val="6C5BDED1"/>
    <w:rsid w:val="6C5ED429"/>
    <w:rsid w:val="6C6620BF"/>
    <w:rsid w:val="6C677433"/>
    <w:rsid w:val="6C868645"/>
    <w:rsid w:val="6C9D0CDE"/>
    <w:rsid w:val="6CA887F8"/>
    <w:rsid w:val="6CB72786"/>
    <w:rsid w:val="6CCC0D36"/>
    <w:rsid w:val="6CCF837F"/>
    <w:rsid w:val="6CF8527D"/>
    <w:rsid w:val="6D0B751E"/>
    <w:rsid w:val="6D0F40BA"/>
    <w:rsid w:val="6D183970"/>
    <w:rsid w:val="6D24547F"/>
    <w:rsid w:val="6D64D117"/>
    <w:rsid w:val="6D6EB337"/>
    <w:rsid w:val="6D9B9413"/>
    <w:rsid w:val="6DA978D6"/>
    <w:rsid w:val="6DD10068"/>
    <w:rsid w:val="6DD36884"/>
    <w:rsid w:val="6E0F1B3A"/>
    <w:rsid w:val="6E2AA3D4"/>
    <w:rsid w:val="6E43FC2F"/>
    <w:rsid w:val="6E4AB9CA"/>
    <w:rsid w:val="6E62B337"/>
    <w:rsid w:val="6E65A96C"/>
    <w:rsid w:val="6E6B0564"/>
    <w:rsid w:val="6E731989"/>
    <w:rsid w:val="6E76585E"/>
    <w:rsid w:val="6EB81B10"/>
    <w:rsid w:val="6EC03A6C"/>
    <w:rsid w:val="6EC0D1E4"/>
    <w:rsid w:val="6EE567AD"/>
    <w:rsid w:val="6EEFE44A"/>
    <w:rsid w:val="6EF32CDA"/>
    <w:rsid w:val="6EFC861A"/>
    <w:rsid w:val="6F233028"/>
    <w:rsid w:val="6F266FBB"/>
    <w:rsid w:val="6F271B24"/>
    <w:rsid w:val="6F2A8D1E"/>
    <w:rsid w:val="6F373919"/>
    <w:rsid w:val="6F38ED17"/>
    <w:rsid w:val="6F4A5B1B"/>
    <w:rsid w:val="6F4E4B97"/>
    <w:rsid w:val="6F4EEE46"/>
    <w:rsid w:val="6F540E0E"/>
    <w:rsid w:val="6F6CD30D"/>
    <w:rsid w:val="6F81348D"/>
    <w:rsid w:val="6F8933FF"/>
    <w:rsid w:val="6F9B94B3"/>
    <w:rsid w:val="6FA4ED97"/>
    <w:rsid w:val="6FAA87D5"/>
    <w:rsid w:val="6FBA3590"/>
    <w:rsid w:val="6FBD4BAB"/>
    <w:rsid w:val="6FC3726D"/>
    <w:rsid w:val="6FCB0BC0"/>
    <w:rsid w:val="6FD5C665"/>
    <w:rsid w:val="6FDC0D4B"/>
    <w:rsid w:val="6FF0163C"/>
    <w:rsid w:val="7000CAAE"/>
    <w:rsid w:val="70033EB9"/>
    <w:rsid w:val="70113C37"/>
    <w:rsid w:val="7021DF96"/>
    <w:rsid w:val="7023621A"/>
    <w:rsid w:val="7027F5A1"/>
    <w:rsid w:val="703346C3"/>
    <w:rsid w:val="7034EE27"/>
    <w:rsid w:val="70358384"/>
    <w:rsid w:val="70361FBA"/>
    <w:rsid w:val="705D078B"/>
    <w:rsid w:val="705E4074"/>
    <w:rsid w:val="7067C191"/>
    <w:rsid w:val="706ED93B"/>
    <w:rsid w:val="7072B487"/>
    <w:rsid w:val="707339F1"/>
    <w:rsid w:val="7098E2FF"/>
    <w:rsid w:val="70A868DD"/>
    <w:rsid w:val="70A99698"/>
    <w:rsid w:val="70AE4E4F"/>
    <w:rsid w:val="70B14074"/>
    <w:rsid w:val="70B22668"/>
    <w:rsid w:val="70D68341"/>
    <w:rsid w:val="70DE0BC4"/>
    <w:rsid w:val="70F78F50"/>
    <w:rsid w:val="70F8C719"/>
    <w:rsid w:val="71034E91"/>
    <w:rsid w:val="71218DDD"/>
    <w:rsid w:val="7122BAB2"/>
    <w:rsid w:val="71363624"/>
    <w:rsid w:val="7149C348"/>
    <w:rsid w:val="715D4C68"/>
    <w:rsid w:val="715DA006"/>
    <w:rsid w:val="716AA55F"/>
    <w:rsid w:val="717ABE98"/>
    <w:rsid w:val="717FDCE4"/>
    <w:rsid w:val="71852807"/>
    <w:rsid w:val="7188B3DC"/>
    <w:rsid w:val="71AA2D6B"/>
    <w:rsid w:val="71BD3F06"/>
    <w:rsid w:val="71C655B8"/>
    <w:rsid w:val="71CF3F01"/>
    <w:rsid w:val="71D39480"/>
    <w:rsid w:val="71DCA722"/>
    <w:rsid w:val="71E24CB0"/>
    <w:rsid w:val="71F288F1"/>
    <w:rsid w:val="72106B92"/>
    <w:rsid w:val="72197163"/>
    <w:rsid w:val="721DC282"/>
    <w:rsid w:val="722D5DAE"/>
    <w:rsid w:val="723B7D6B"/>
    <w:rsid w:val="72454094"/>
    <w:rsid w:val="724B72A6"/>
    <w:rsid w:val="727AA5CF"/>
    <w:rsid w:val="728F31CC"/>
    <w:rsid w:val="7290B811"/>
    <w:rsid w:val="72A40CE4"/>
    <w:rsid w:val="72C607C0"/>
    <w:rsid w:val="72CD42E7"/>
    <w:rsid w:val="72CE965B"/>
    <w:rsid w:val="72CF60A4"/>
    <w:rsid w:val="72D1AC1A"/>
    <w:rsid w:val="72E0DAA3"/>
    <w:rsid w:val="72E90E0F"/>
    <w:rsid w:val="72FC75CD"/>
    <w:rsid w:val="72FE8935"/>
    <w:rsid w:val="730E8EA1"/>
    <w:rsid w:val="731291CA"/>
    <w:rsid w:val="73135B74"/>
    <w:rsid w:val="7313B10A"/>
    <w:rsid w:val="731D575C"/>
    <w:rsid w:val="73530ABE"/>
    <w:rsid w:val="735B721B"/>
    <w:rsid w:val="73667BDB"/>
    <w:rsid w:val="7379EC59"/>
    <w:rsid w:val="737B9C96"/>
    <w:rsid w:val="73837EE5"/>
    <w:rsid w:val="73990864"/>
    <w:rsid w:val="73998C6B"/>
    <w:rsid w:val="739C6302"/>
    <w:rsid w:val="73CA373F"/>
    <w:rsid w:val="73DCD102"/>
    <w:rsid w:val="73E4FB52"/>
    <w:rsid w:val="74016942"/>
    <w:rsid w:val="74064249"/>
    <w:rsid w:val="7416883E"/>
    <w:rsid w:val="744FE92C"/>
    <w:rsid w:val="745CCDE5"/>
    <w:rsid w:val="745F08E3"/>
    <w:rsid w:val="74714575"/>
    <w:rsid w:val="748877F3"/>
    <w:rsid w:val="749A6FC1"/>
    <w:rsid w:val="749BA8ED"/>
    <w:rsid w:val="74B0BF6C"/>
    <w:rsid w:val="74BBDDBD"/>
    <w:rsid w:val="74DBA7AE"/>
    <w:rsid w:val="74EA1781"/>
    <w:rsid w:val="74EBE4F3"/>
    <w:rsid w:val="74EF2320"/>
    <w:rsid w:val="7535ADA6"/>
    <w:rsid w:val="755B1850"/>
    <w:rsid w:val="75622145"/>
    <w:rsid w:val="757EA71F"/>
    <w:rsid w:val="75838346"/>
    <w:rsid w:val="75A40017"/>
    <w:rsid w:val="75ABB21D"/>
    <w:rsid w:val="75F7B435"/>
    <w:rsid w:val="75FE78EA"/>
    <w:rsid w:val="761B1F2B"/>
    <w:rsid w:val="764A328C"/>
    <w:rsid w:val="76652D09"/>
    <w:rsid w:val="766755FD"/>
    <w:rsid w:val="767B741E"/>
    <w:rsid w:val="7682FC5E"/>
    <w:rsid w:val="76A1A8CE"/>
    <w:rsid w:val="76A8D647"/>
    <w:rsid w:val="76BEC366"/>
    <w:rsid w:val="76C60C22"/>
    <w:rsid w:val="76D1C28A"/>
    <w:rsid w:val="76D7DE71"/>
    <w:rsid w:val="76E0CE35"/>
    <w:rsid w:val="76E20142"/>
    <w:rsid w:val="76F6C1CF"/>
    <w:rsid w:val="76F7DC53"/>
    <w:rsid w:val="771209A8"/>
    <w:rsid w:val="7715C84E"/>
    <w:rsid w:val="772BD31A"/>
    <w:rsid w:val="77509117"/>
    <w:rsid w:val="775652F4"/>
    <w:rsid w:val="775A64D2"/>
    <w:rsid w:val="776B5709"/>
    <w:rsid w:val="778A6EF7"/>
    <w:rsid w:val="77D049D7"/>
    <w:rsid w:val="77D7209B"/>
    <w:rsid w:val="77DAA195"/>
    <w:rsid w:val="77EE1712"/>
    <w:rsid w:val="780A80C8"/>
    <w:rsid w:val="783B4C18"/>
    <w:rsid w:val="7848DC5F"/>
    <w:rsid w:val="787B24A8"/>
    <w:rsid w:val="7890CE75"/>
    <w:rsid w:val="78A22DDD"/>
    <w:rsid w:val="78B84B56"/>
    <w:rsid w:val="78CD2889"/>
    <w:rsid w:val="78CF2C5A"/>
    <w:rsid w:val="78E11AF3"/>
    <w:rsid w:val="78F2DB34"/>
    <w:rsid w:val="78F5D08C"/>
    <w:rsid w:val="78F613D1"/>
    <w:rsid w:val="78FDEFE8"/>
    <w:rsid w:val="791717A6"/>
    <w:rsid w:val="791AC8D5"/>
    <w:rsid w:val="791C20E7"/>
    <w:rsid w:val="7924475D"/>
    <w:rsid w:val="7935CF4D"/>
    <w:rsid w:val="7989715D"/>
    <w:rsid w:val="7996A492"/>
    <w:rsid w:val="79A75E78"/>
    <w:rsid w:val="79CF1BCB"/>
    <w:rsid w:val="79D089E3"/>
    <w:rsid w:val="79D6EBB0"/>
    <w:rsid w:val="79F6DEB7"/>
    <w:rsid w:val="7A08E1FF"/>
    <w:rsid w:val="7A14B646"/>
    <w:rsid w:val="7A2EFA09"/>
    <w:rsid w:val="7A48E004"/>
    <w:rsid w:val="7A5834C8"/>
    <w:rsid w:val="7A6B9338"/>
    <w:rsid w:val="7A7E7705"/>
    <w:rsid w:val="7A8F547C"/>
    <w:rsid w:val="7A90F565"/>
    <w:rsid w:val="7AA02AAC"/>
    <w:rsid w:val="7AAA9679"/>
    <w:rsid w:val="7AB1EB8C"/>
    <w:rsid w:val="7AC895A2"/>
    <w:rsid w:val="7ADEFA7D"/>
    <w:rsid w:val="7ADFC4C6"/>
    <w:rsid w:val="7AE099A7"/>
    <w:rsid w:val="7AE2C324"/>
    <w:rsid w:val="7AE76D6D"/>
    <w:rsid w:val="7AEAB141"/>
    <w:rsid w:val="7B08BF62"/>
    <w:rsid w:val="7B0E76A2"/>
    <w:rsid w:val="7B134792"/>
    <w:rsid w:val="7B24A0CE"/>
    <w:rsid w:val="7B34488C"/>
    <w:rsid w:val="7B821B50"/>
    <w:rsid w:val="7B892C7F"/>
    <w:rsid w:val="7B8C7BE6"/>
    <w:rsid w:val="7BA0D258"/>
    <w:rsid w:val="7BA58D1D"/>
    <w:rsid w:val="7BA88D0D"/>
    <w:rsid w:val="7BE264B0"/>
    <w:rsid w:val="7BEF0624"/>
    <w:rsid w:val="7C09C179"/>
    <w:rsid w:val="7C0C95B2"/>
    <w:rsid w:val="7C4FE758"/>
    <w:rsid w:val="7C820EDE"/>
    <w:rsid w:val="7C91A092"/>
    <w:rsid w:val="7C92B338"/>
    <w:rsid w:val="7CA7A3DC"/>
    <w:rsid w:val="7CEB4C7B"/>
    <w:rsid w:val="7D00518B"/>
    <w:rsid w:val="7D04B8BC"/>
    <w:rsid w:val="7D076902"/>
    <w:rsid w:val="7D087B7F"/>
    <w:rsid w:val="7D1DB51F"/>
    <w:rsid w:val="7D250EEE"/>
    <w:rsid w:val="7D290AA1"/>
    <w:rsid w:val="7D45A1ED"/>
    <w:rsid w:val="7D4F2D43"/>
    <w:rsid w:val="7D5401C6"/>
    <w:rsid w:val="7D5457E6"/>
    <w:rsid w:val="7D5E4A5D"/>
    <w:rsid w:val="7D6A7539"/>
    <w:rsid w:val="7D844AC0"/>
    <w:rsid w:val="7DAD6935"/>
    <w:rsid w:val="7DC55DED"/>
    <w:rsid w:val="7DE8A19E"/>
    <w:rsid w:val="7DEC596D"/>
    <w:rsid w:val="7DEF07E4"/>
    <w:rsid w:val="7E001545"/>
    <w:rsid w:val="7E001B7D"/>
    <w:rsid w:val="7E24A50A"/>
    <w:rsid w:val="7E262893"/>
    <w:rsid w:val="7E471383"/>
    <w:rsid w:val="7E77A811"/>
    <w:rsid w:val="7E802397"/>
    <w:rsid w:val="7E8FA74B"/>
    <w:rsid w:val="7E920C54"/>
    <w:rsid w:val="7EA2A238"/>
    <w:rsid w:val="7EA606B5"/>
    <w:rsid w:val="7EADEBA5"/>
    <w:rsid w:val="7EAE1085"/>
    <w:rsid w:val="7EBDE9F7"/>
    <w:rsid w:val="7ECA5F71"/>
    <w:rsid w:val="7ECED652"/>
    <w:rsid w:val="7EEC7078"/>
    <w:rsid w:val="7EF7E358"/>
    <w:rsid w:val="7F00CCA1"/>
    <w:rsid w:val="7F063F48"/>
    <w:rsid w:val="7F1CF184"/>
    <w:rsid w:val="7F1E5515"/>
    <w:rsid w:val="7F260F6E"/>
    <w:rsid w:val="7F2D97AE"/>
    <w:rsid w:val="7F32A18E"/>
    <w:rsid w:val="7F76C9D4"/>
    <w:rsid w:val="7F882A2A"/>
    <w:rsid w:val="7F9AF83C"/>
    <w:rsid w:val="7FA95D77"/>
    <w:rsid w:val="7FB3D7F9"/>
    <w:rsid w:val="7FB6EE14"/>
    <w:rsid w:val="7FB7A3F1"/>
    <w:rsid w:val="7FC28984"/>
    <w:rsid w:val="7FC3B20A"/>
    <w:rsid w:val="7FD5030C"/>
    <w:rsid w:val="7FDA1324"/>
    <w:rsid w:val="7FDF30D1"/>
    <w:rsid w:val="7FDF7459"/>
    <w:rsid w:val="7FF5DC4A"/>
    <w:rsid w:val="7FF6710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1A1275"/>
  <w15:docId w15:val="{C6EE7556-5771-46D6-89D3-39A10AFF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119"/>
      <w:outlineLvl w:val="0"/>
    </w:pPr>
    <w:rPr>
      <w:rFonts w:ascii="Gill Sans MT" w:eastAsia="Gill Sans MT" w:hAnsi="Gill Sans MT"/>
      <w:sz w:val="28"/>
      <w:szCs w:val="28"/>
    </w:rPr>
  </w:style>
  <w:style w:type="paragraph" w:styleId="Heading2">
    <w:name w:val="heading 2"/>
    <w:basedOn w:val="Normal"/>
    <w:uiPriority w:val="1"/>
    <w:qFormat/>
    <w:pPr>
      <w:ind w:left="666" w:hanging="533"/>
      <w:outlineLvl w:val="1"/>
    </w:pPr>
    <w:rPr>
      <w:rFonts w:ascii="Century" w:eastAsia="Century" w:hAnsi="Century"/>
      <w:sz w:val="24"/>
      <w:szCs w:val="24"/>
    </w:rPr>
  </w:style>
  <w:style w:type="paragraph" w:styleId="Heading3">
    <w:name w:val="heading 3"/>
    <w:basedOn w:val="Normal"/>
    <w:next w:val="Normal"/>
    <w:link w:val="Heading3Char"/>
    <w:uiPriority w:val="9"/>
    <w:unhideWhenUsed/>
    <w:qFormat/>
    <w:rsid w:val="0001000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E7341"/>
    <w:pPr>
      <w:widowControl/>
      <w:spacing w:before="100" w:beforeAutospacing="1" w:after="100" w:afterAutospacing="1"/>
    </w:pPr>
    <w:rPr>
      <w:rFonts w:ascii="Times New Roman" w:eastAsia="Times New Roman" w:hAnsi="Times New Roman" w:cs="Times New Roman"/>
      <w:sz w:val="24"/>
      <w:szCs w:val="24"/>
      <w:lang w:val="pt-BR" w:eastAsia="pt-BR"/>
    </w:rPr>
  </w:style>
  <w:style w:type="paragraph" w:styleId="BodyText">
    <w:name w:val="Body Text"/>
    <w:basedOn w:val="Normal"/>
    <w:link w:val="BodyTextChar"/>
    <w:uiPriority w:val="1"/>
    <w:qFormat/>
    <w:pPr>
      <w:spacing w:before="113"/>
      <w:ind w:left="119" w:firstLine="737"/>
    </w:pPr>
    <w:rPr>
      <w:rFonts w:ascii="Century" w:eastAsia="Century" w:hAnsi="Century"/>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92E26"/>
    <w:pPr>
      <w:tabs>
        <w:tab w:val="center" w:pos="4252"/>
        <w:tab w:val="right" w:pos="8504"/>
      </w:tabs>
    </w:pPr>
  </w:style>
  <w:style w:type="character" w:customStyle="1" w:styleId="HeaderChar">
    <w:name w:val="Header Char"/>
    <w:basedOn w:val="DefaultParagraphFont"/>
    <w:link w:val="Header"/>
    <w:uiPriority w:val="99"/>
    <w:rsid w:val="00092E26"/>
  </w:style>
  <w:style w:type="paragraph" w:styleId="Footer">
    <w:name w:val="footer"/>
    <w:aliases w:val="V-SIPEM - Rodapé"/>
    <w:basedOn w:val="Normal"/>
    <w:link w:val="FooterChar"/>
    <w:uiPriority w:val="99"/>
    <w:unhideWhenUsed/>
    <w:rsid w:val="00092E26"/>
    <w:pPr>
      <w:tabs>
        <w:tab w:val="center" w:pos="4252"/>
        <w:tab w:val="right" w:pos="8504"/>
      </w:tabs>
    </w:pPr>
  </w:style>
  <w:style w:type="character" w:customStyle="1" w:styleId="FooterChar">
    <w:name w:val="Footer Char"/>
    <w:aliases w:val="V-SIPEM - Rodapé Char"/>
    <w:basedOn w:val="DefaultParagraphFont"/>
    <w:link w:val="Footer"/>
    <w:uiPriority w:val="99"/>
    <w:rsid w:val="00092E26"/>
  </w:style>
  <w:style w:type="character" w:styleId="Hyperlink">
    <w:name w:val="Hyperlink"/>
    <w:basedOn w:val="DefaultParagraphFont"/>
    <w:uiPriority w:val="99"/>
    <w:unhideWhenUsed/>
    <w:rsid w:val="00B40AC4"/>
    <w:rPr>
      <w:color w:val="0000FF" w:themeColor="hyperlink"/>
      <w:u w:val="single"/>
    </w:rPr>
  </w:style>
  <w:style w:type="character" w:styleId="UnresolvedMention">
    <w:name w:val="Unresolved Mention"/>
    <w:basedOn w:val="DefaultParagraphFont"/>
    <w:uiPriority w:val="99"/>
    <w:semiHidden/>
    <w:unhideWhenUsed/>
    <w:rsid w:val="00B40AC4"/>
    <w:rPr>
      <w:color w:val="605E5C"/>
      <w:shd w:val="clear" w:color="auto" w:fill="E1DFDD"/>
    </w:rPr>
  </w:style>
  <w:style w:type="character" w:styleId="FootnoteReference">
    <w:name w:val="footnote reference"/>
    <w:uiPriority w:val="99"/>
    <w:semiHidden/>
    <w:rsid w:val="00370894"/>
    <w:rPr>
      <w:vertAlign w:val="superscript"/>
    </w:rPr>
  </w:style>
  <w:style w:type="paragraph" w:customStyle="1" w:styleId="ResumoRevista">
    <w:name w:val="ResumoRevista"/>
    <w:basedOn w:val="Normal"/>
    <w:rsid w:val="00370894"/>
    <w:pPr>
      <w:widowControl/>
      <w:suppressAutoHyphens/>
      <w:spacing w:after="120" w:line="100" w:lineRule="atLeast"/>
      <w:ind w:firstLine="709"/>
      <w:jc w:val="both"/>
    </w:pPr>
    <w:rPr>
      <w:rFonts w:ascii="Calibri" w:eastAsia="Times New Roman" w:hAnsi="Calibri" w:cs="Calibri"/>
      <w:lang w:val="pt-BR" w:eastAsia="ar-SA"/>
    </w:rPr>
  </w:style>
  <w:style w:type="table" w:styleId="TableGrid">
    <w:name w:val="Table Grid"/>
    <w:basedOn w:val="TableNormal"/>
    <w:uiPriority w:val="59"/>
    <w:rsid w:val="00352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A673A3"/>
    <w:tblPr>
      <w:tblInd w:w="0" w:type="dxa"/>
      <w:tblCellMar>
        <w:top w:w="0" w:type="dxa"/>
        <w:left w:w="0" w:type="dxa"/>
        <w:bottom w:w="0" w:type="dxa"/>
        <w:right w:w="0" w:type="dxa"/>
      </w:tblCellMar>
    </w:tblPr>
  </w:style>
  <w:style w:type="character" w:customStyle="1" w:styleId="normaltextrun">
    <w:name w:val="normaltextrun"/>
    <w:basedOn w:val="DefaultParagraphFont"/>
    <w:rsid w:val="002E7341"/>
  </w:style>
  <w:style w:type="character" w:customStyle="1" w:styleId="eop">
    <w:name w:val="eop"/>
    <w:basedOn w:val="DefaultParagraphFont"/>
    <w:rsid w:val="002E7341"/>
  </w:style>
  <w:style w:type="paragraph" w:styleId="NoSpacing">
    <w:name w:val="No Spacing"/>
    <w:uiPriority w:val="1"/>
    <w:qFormat/>
    <w:rsid w:val="00627898"/>
    <w:pPr>
      <w:widowControl/>
    </w:pPr>
    <w:rPr>
      <w:lang w:val="pt-BR"/>
    </w:rPr>
  </w:style>
  <w:style w:type="character" w:customStyle="1" w:styleId="Heading3Char">
    <w:name w:val="Heading 3 Char"/>
    <w:basedOn w:val="DefaultParagraphFont"/>
    <w:link w:val="Heading3"/>
    <w:uiPriority w:val="9"/>
    <w:rsid w:val="00010009"/>
    <w:rPr>
      <w:rFonts w:asciiTheme="majorHAnsi" w:eastAsiaTheme="majorEastAsia" w:hAnsiTheme="majorHAnsi" w:cstheme="majorBidi"/>
      <w:color w:val="243F60" w:themeColor="accent1" w:themeShade="7F"/>
      <w:sz w:val="24"/>
      <w:szCs w:val="24"/>
    </w:rPr>
  </w:style>
  <w:style w:type="numbering" w:customStyle="1" w:styleId="Listaatual1">
    <w:name w:val="Lista atual1"/>
    <w:uiPriority w:val="99"/>
    <w:rsid w:val="00013912"/>
    <w:pPr>
      <w:numPr>
        <w:numId w:val="18"/>
      </w:numPr>
    </w:pPr>
  </w:style>
  <w:style w:type="character" w:styleId="CommentReference">
    <w:name w:val="annotation reference"/>
    <w:basedOn w:val="DefaultParagraphFont"/>
    <w:uiPriority w:val="99"/>
    <w:semiHidden/>
    <w:unhideWhenUsed/>
    <w:rsid w:val="000B2EE6"/>
    <w:rPr>
      <w:sz w:val="16"/>
      <w:szCs w:val="16"/>
    </w:rPr>
  </w:style>
  <w:style w:type="paragraph" w:styleId="CommentText">
    <w:name w:val="annotation text"/>
    <w:basedOn w:val="Normal"/>
    <w:link w:val="CommentTextChar"/>
    <w:uiPriority w:val="99"/>
    <w:unhideWhenUsed/>
    <w:rsid w:val="000B2EE6"/>
    <w:rPr>
      <w:sz w:val="20"/>
      <w:szCs w:val="20"/>
    </w:rPr>
  </w:style>
  <w:style w:type="character" w:customStyle="1" w:styleId="CommentTextChar">
    <w:name w:val="Comment Text Char"/>
    <w:basedOn w:val="DefaultParagraphFont"/>
    <w:link w:val="CommentText"/>
    <w:uiPriority w:val="99"/>
    <w:rsid w:val="000B2EE6"/>
    <w:rPr>
      <w:sz w:val="20"/>
      <w:szCs w:val="20"/>
    </w:rPr>
  </w:style>
  <w:style w:type="paragraph" w:styleId="CommentSubject">
    <w:name w:val="annotation subject"/>
    <w:basedOn w:val="CommentText"/>
    <w:next w:val="CommentText"/>
    <w:link w:val="CommentSubjectChar"/>
    <w:uiPriority w:val="99"/>
    <w:semiHidden/>
    <w:unhideWhenUsed/>
    <w:rsid w:val="000B2EE6"/>
    <w:rPr>
      <w:b/>
      <w:bCs/>
    </w:rPr>
  </w:style>
  <w:style w:type="character" w:customStyle="1" w:styleId="CommentSubjectChar">
    <w:name w:val="Comment Subject Char"/>
    <w:basedOn w:val="CommentTextChar"/>
    <w:link w:val="CommentSubject"/>
    <w:uiPriority w:val="99"/>
    <w:semiHidden/>
    <w:rsid w:val="000B2EE6"/>
    <w:rPr>
      <w:b/>
      <w:bCs/>
      <w:sz w:val="20"/>
      <w:szCs w:val="20"/>
    </w:rPr>
  </w:style>
  <w:style w:type="character" w:customStyle="1" w:styleId="cf01">
    <w:name w:val="cf01"/>
    <w:basedOn w:val="DefaultParagraphFont"/>
    <w:rsid w:val="00A719C4"/>
    <w:rPr>
      <w:rFonts w:ascii="Segoe UI" w:hAnsi="Segoe UI" w:cs="Segoe UI" w:hint="default"/>
      <w:sz w:val="18"/>
      <w:szCs w:val="18"/>
    </w:rPr>
  </w:style>
  <w:style w:type="character" w:customStyle="1" w:styleId="BodyTextChar">
    <w:name w:val="Body Text Char"/>
    <w:basedOn w:val="DefaultParagraphFont"/>
    <w:link w:val="BodyText"/>
    <w:uiPriority w:val="1"/>
    <w:rsid w:val="001A2B1D"/>
    <w:rPr>
      <w:rFonts w:ascii="Century" w:eastAsia="Century" w:hAnsi="Centur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367040">
      <w:bodyDiv w:val="1"/>
      <w:marLeft w:val="0"/>
      <w:marRight w:val="0"/>
      <w:marTop w:val="0"/>
      <w:marBottom w:val="0"/>
      <w:divBdr>
        <w:top w:val="none" w:sz="0" w:space="0" w:color="auto"/>
        <w:left w:val="none" w:sz="0" w:space="0" w:color="auto"/>
        <w:bottom w:val="none" w:sz="0" w:space="0" w:color="auto"/>
        <w:right w:val="none" w:sz="0" w:space="0" w:color="auto"/>
      </w:divBdr>
    </w:div>
    <w:div w:id="466632733">
      <w:bodyDiv w:val="1"/>
      <w:marLeft w:val="0"/>
      <w:marRight w:val="0"/>
      <w:marTop w:val="0"/>
      <w:marBottom w:val="0"/>
      <w:divBdr>
        <w:top w:val="none" w:sz="0" w:space="0" w:color="auto"/>
        <w:left w:val="none" w:sz="0" w:space="0" w:color="auto"/>
        <w:bottom w:val="none" w:sz="0" w:space="0" w:color="auto"/>
        <w:right w:val="none" w:sz="0" w:space="0" w:color="auto"/>
      </w:divBdr>
      <w:divsChild>
        <w:div w:id="67970638">
          <w:marLeft w:val="0"/>
          <w:marRight w:val="0"/>
          <w:marTop w:val="0"/>
          <w:marBottom w:val="0"/>
          <w:divBdr>
            <w:top w:val="none" w:sz="0" w:space="0" w:color="auto"/>
            <w:left w:val="none" w:sz="0" w:space="0" w:color="auto"/>
            <w:bottom w:val="none" w:sz="0" w:space="0" w:color="auto"/>
            <w:right w:val="none" w:sz="0" w:space="0" w:color="auto"/>
          </w:divBdr>
        </w:div>
        <w:div w:id="497887816">
          <w:marLeft w:val="0"/>
          <w:marRight w:val="0"/>
          <w:marTop w:val="0"/>
          <w:marBottom w:val="0"/>
          <w:divBdr>
            <w:top w:val="none" w:sz="0" w:space="0" w:color="auto"/>
            <w:left w:val="none" w:sz="0" w:space="0" w:color="auto"/>
            <w:bottom w:val="none" w:sz="0" w:space="0" w:color="auto"/>
            <w:right w:val="none" w:sz="0" w:space="0" w:color="auto"/>
          </w:divBdr>
        </w:div>
      </w:divsChild>
    </w:div>
    <w:div w:id="758327413">
      <w:bodyDiv w:val="1"/>
      <w:marLeft w:val="0"/>
      <w:marRight w:val="0"/>
      <w:marTop w:val="0"/>
      <w:marBottom w:val="0"/>
      <w:divBdr>
        <w:top w:val="none" w:sz="0" w:space="0" w:color="auto"/>
        <w:left w:val="none" w:sz="0" w:space="0" w:color="auto"/>
        <w:bottom w:val="none" w:sz="0" w:space="0" w:color="auto"/>
        <w:right w:val="none" w:sz="0" w:space="0" w:color="auto"/>
      </w:divBdr>
    </w:div>
    <w:div w:id="888609154">
      <w:bodyDiv w:val="1"/>
      <w:marLeft w:val="0"/>
      <w:marRight w:val="0"/>
      <w:marTop w:val="0"/>
      <w:marBottom w:val="0"/>
      <w:divBdr>
        <w:top w:val="none" w:sz="0" w:space="0" w:color="auto"/>
        <w:left w:val="none" w:sz="0" w:space="0" w:color="auto"/>
        <w:bottom w:val="none" w:sz="0" w:space="0" w:color="auto"/>
        <w:right w:val="none" w:sz="0" w:space="0" w:color="auto"/>
      </w:divBdr>
    </w:div>
    <w:div w:id="1100953509">
      <w:bodyDiv w:val="1"/>
      <w:marLeft w:val="0"/>
      <w:marRight w:val="0"/>
      <w:marTop w:val="0"/>
      <w:marBottom w:val="0"/>
      <w:divBdr>
        <w:top w:val="none" w:sz="0" w:space="0" w:color="auto"/>
        <w:left w:val="none" w:sz="0" w:space="0" w:color="auto"/>
        <w:bottom w:val="none" w:sz="0" w:space="0" w:color="auto"/>
        <w:right w:val="none" w:sz="0" w:space="0" w:color="auto"/>
      </w:divBdr>
    </w:div>
    <w:div w:id="2042703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horus.oliveira@fatec.sp.gov.b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tecnoblog.net/?s=Http" TargetMode="External"/><Relationship Id="rId21" Type="http://schemas.openxmlformats.org/officeDocument/2006/relationships/image" Target="media/image7.png"/><Relationship Id="rId34" Type="http://schemas.microsoft.com/office/2007/relationships/hdphoto" Target="media/hdphoto4.wdp"/><Relationship Id="rId42" Type="http://schemas.openxmlformats.org/officeDocument/2006/relationships/hyperlink" Target="https://www.techtudo.com.br/noticias/2012/09/como-usar-o-wireshark.ghtml"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mailto:felipe.cordeiro6@fatec.sp.gov.br" TargetMode="External"/><Relationship Id="rId24" Type="http://schemas.openxmlformats.org/officeDocument/2006/relationships/image" Target="media/image10.png"/><Relationship Id="rId32" Type="http://schemas.microsoft.com/office/2007/relationships/hdphoto" Target="media/hdphoto3.wdp"/><Relationship Id="rId37" Type="http://schemas.openxmlformats.org/officeDocument/2006/relationships/image" Target="media/image18.png"/><Relationship Id="rId40" Type="http://schemas.openxmlformats.org/officeDocument/2006/relationships/hyperlink" Target="https://www.dio.me/articles/ataque-loic-o-que-e-como-funciona-e-como-se-prevenir"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07/relationships/hdphoto" Target="media/hdphoto1.wdp"/><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nvasaomaquinaartigo.azurewebsites.net" TargetMode="External"/><Relationship Id="rId22" Type="http://schemas.openxmlformats.org/officeDocument/2006/relationships/image" Target="media/image8.png"/><Relationship Id="rId27" Type="http://schemas.openxmlformats.org/officeDocument/2006/relationships/image" Target="media/image13.png"/><Relationship Id="rId30" Type="http://schemas.microsoft.com/office/2007/relationships/hdphoto" Target="media/hdphoto2.wdp"/><Relationship Id="rId35" Type="http://schemas.openxmlformats.org/officeDocument/2006/relationships/hyperlink" Target="http://invasaomaquinaartigo.azurewebsites.net" TargetMode="External"/><Relationship Id="rId43" Type="http://schemas.openxmlformats.org/officeDocument/2006/relationships/hyperlink" Target="https://www.devmedia.com.br/asp-net-mvc-como-utilizar-os-metodos-http/37893"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gabriel.santos336@fatec.sp.gov.b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www.alura.com.br/artigos/quais-as-diferencas-entre-o-tcp-e-o-udp" TargetMode="External"/><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https://www.hostgator.com.br/blog/o-que-e-protocolo-http/"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3449122-9892-4462-afb9-96fab6fac748">
      <Terms xmlns="http://schemas.microsoft.com/office/infopath/2007/PartnerControls"/>
    </lcf76f155ced4ddcb4097134ff3c332f>
    <TaxCatchAll xmlns="f7db0afd-7701-4e30-9b92-fb1cca1a06d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58144192806EF419B01899619D599F6" ma:contentTypeVersion="16" ma:contentTypeDescription="Crie um novo documento." ma:contentTypeScope="" ma:versionID="72343a6f2d1b3ee5764822b7b0d9e020">
  <xsd:schema xmlns:xsd="http://www.w3.org/2001/XMLSchema" xmlns:xs="http://www.w3.org/2001/XMLSchema" xmlns:p="http://schemas.microsoft.com/office/2006/metadata/properties" xmlns:ns2="33449122-9892-4462-afb9-96fab6fac748" xmlns:ns3="f7db0afd-7701-4e30-9b92-fb1cca1a06d5" targetNamespace="http://schemas.microsoft.com/office/2006/metadata/properties" ma:root="true" ma:fieldsID="1a94f7e3c3a7a5b0ae8885cb10285a35" ns2:_="" ns3:_="">
    <xsd:import namespace="33449122-9892-4462-afb9-96fab6fac748"/>
    <xsd:import namespace="f7db0afd-7701-4e30-9b92-fb1cca1a06d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49122-9892-4462-afb9-96fab6fac7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b0afd-7701-4e30-9b92-fb1cca1a06d5"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TaxCatchAll" ma:index="19" nillable="true" ma:displayName="Taxonomy Catch All Column" ma:hidden="true" ma:list="{1507a171-4f5c-47be-80af-081aea8dbb15}" ma:internalName="TaxCatchAll" ma:showField="CatchAllData" ma:web="f7db0afd-7701-4e30-9b92-fb1cca1a06d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108314-A1D4-47D1-B417-134471F140F9}">
  <ds:schemaRefs>
    <ds:schemaRef ds:uri="http://schemas.microsoft.com/office/2006/metadata/properties"/>
    <ds:schemaRef ds:uri="http://schemas.microsoft.com/office/infopath/2007/PartnerControls"/>
    <ds:schemaRef ds:uri="33449122-9892-4462-afb9-96fab6fac748"/>
    <ds:schemaRef ds:uri="f7db0afd-7701-4e30-9b92-fb1cca1a06d5"/>
  </ds:schemaRefs>
</ds:datastoreItem>
</file>

<file path=customXml/itemProps2.xml><?xml version="1.0" encoding="utf-8"?>
<ds:datastoreItem xmlns:ds="http://schemas.openxmlformats.org/officeDocument/2006/customXml" ds:itemID="{47A68F34-F1C6-4BE0-97FE-636DA88DF286}">
  <ds:schemaRefs>
    <ds:schemaRef ds:uri="http://schemas.openxmlformats.org/officeDocument/2006/bibliography"/>
  </ds:schemaRefs>
</ds:datastoreItem>
</file>

<file path=customXml/itemProps3.xml><?xml version="1.0" encoding="utf-8"?>
<ds:datastoreItem xmlns:ds="http://schemas.openxmlformats.org/officeDocument/2006/customXml" ds:itemID="{6894CD51-613F-47DF-99ED-831F799B7858}">
  <ds:schemaRefs>
    <ds:schemaRef ds:uri="http://schemas.microsoft.com/sharepoint/v3/contenttype/forms"/>
  </ds:schemaRefs>
</ds:datastoreItem>
</file>

<file path=customXml/itemProps4.xml><?xml version="1.0" encoding="utf-8"?>
<ds:datastoreItem xmlns:ds="http://schemas.openxmlformats.org/officeDocument/2006/customXml" ds:itemID="{0E7AA699-9142-4697-A9E6-B42955D942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449122-9892-4462-afb9-96fab6fac748"/>
    <ds:schemaRef ds:uri="f7db0afd-7701-4e30-9b92-fb1cca1a0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3835</Words>
  <Characters>21865</Characters>
  <Application>Microsoft Office Word</Application>
  <DocSecurity>4</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25649</CharactersWithSpaces>
  <SharedDoc>false</SharedDoc>
  <HLinks>
    <vt:vector size="66" baseType="variant">
      <vt:variant>
        <vt:i4>7798827</vt:i4>
      </vt:variant>
      <vt:variant>
        <vt:i4>30</vt:i4>
      </vt:variant>
      <vt:variant>
        <vt:i4>0</vt:i4>
      </vt:variant>
      <vt:variant>
        <vt:i4>5</vt:i4>
      </vt:variant>
      <vt:variant>
        <vt:lpwstr>https://www.devmedia.com.br/asp-net-mvc-como-utilizar-os-metodos-http/37893</vt:lpwstr>
      </vt:variant>
      <vt:variant>
        <vt:lpwstr>:~:text=GET%3A%20M%C3%A9todo%20gen%C3%A9rico%20para%20qualquer,remo%C3%A7%C3%A3o%20de%20dados%20no%20servidor</vt:lpwstr>
      </vt:variant>
      <vt:variant>
        <vt:i4>5963865</vt:i4>
      </vt:variant>
      <vt:variant>
        <vt:i4>27</vt:i4>
      </vt:variant>
      <vt:variant>
        <vt:i4>0</vt:i4>
      </vt:variant>
      <vt:variant>
        <vt:i4>5</vt:i4>
      </vt:variant>
      <vt:variant>
        <vt:lpwstr>https://www.techtudo.com.br/noticias/2012/09/como-usar-o-wireshark.ghtml</vt:lpwstr>
      </vt:variant>
      <vt:variant>
        <vt:lpwstr/>
      </vt:variant>
      <vt:variant>
        <vt:i4>1703936</vt:i4>
      </vt:variant>
      <vt:variant>
        <vt:i4>24</vt:i4>
      </vt:variant>
      <vt:variant>
        <vt:i4>0</vt:i4>
      </vt:variant>
      <vt:variant>
        <vt:i4>5</vt:i4>
      </vt:variant>
      <vt:variant>
        <vt:lpwstr>https://www.hostgator.com.br/blog/o-que-e-protocolo-http/</vt:lpwstr>
      </vt:variant>
      <vt:variant>
        <vt:lpwstr/>
      </vt:variant>
      <vt:variant>
        <vt:i4>983110</vt:i4>
      </vt:variant>
      <vt:variant>
        <vt:i4>21</vt:i4>
      </vt:variant>
      <vt:variant>
        <vt:i4>0</vt:i4>
      </vt:variant>
      <vt:variant>
        <vt:i4>5</vt:i4>
      </vt:variant>
      <vt:variant>
        <vt:lpwstr>https://www.dio.me/articles/ataque-loic-o-que-e-como-funciona-e-como-se-prevenir</vt:lpwstr>
      </vt:variant>
      <vt:variant>
        <vt:lpwstr/>
      </vt:variant>
      <vt:variant>
        <vt:i4>1835103</vt:i4>
      </vt:variant>
      <vt:variant>
        <vt:i4>18</vt:i4>
      </vt:variant>
      <vt:variant>
        <vt:i4>0</vt:i4>
      </vt:variant>
      <vt:variant>
        <vt:i4>5</vt:i4>
      </vt:variant>
      <vt:variant>
        <vt:lpwstr>https://tecnoblog.net/?s=Http</vt:lpwstr>
      </vt:variant>
      <vt:variant>
        <vt:lpwstr/>
      </vt:variant>
      <vt:variant>
        <vt:i4>786443</vt:i4>
      </vt:variant>
      <vt:variant>
        <vt:i4>15</vt:i4>
      </vt:variant>
      <vt:variant>
        <vt:i4>0</vt:i4>
      </vt:variant>
      <vt:variant>
        <vt:i4>5</vt:i4>
      </vt:variant>
      <vt:variant>
        <vt:lpwstr>https://www.alura.com.br/artigos/quais-as-diferencas-entre-o-tcp-e-o-udp</vt:lpwstr>
      </vt:variant>
      <vt:variant>
        <vt:lpwstr/>
      </vt:variant>
      <vt:variant>
        <vt:i4>8061053</vt:i4>
      </vt:variant>
      <vt:variant>
        <vt:i4>12</vt:i4>
      </vt:variant>
      <vt:variant>
        <vt:i4>0</vt:i4>
      </vt:variant>
      <vt:variant>
        <vt:i4>5</vt:i4>
      </vt:variant>
      <vt:variant>
        <vt:lpwstr>http://invasaomaquinaartigo.azurewebsites.net/</vt:lpwstr>
      </vt:variant>
      <vt:variant>
        <vt:lpwstr/>
      </vt:variant>
      <vt:variant>
        <vt:i4>8061053</vt:i4>
      </vt:variant>
      <vt:variant>
        <vt:i4>9</vt:i4>
      </vt:variant>
      <vt:variant>
        <vt:i4>0</vt:i4>
      </vt:variant>
      <vt:variant>
        <vt:i4>5</vt:i4>
      </vt:variant>
      <vt:variant>
        <vt:lpwstr>http://invasaomaquinaartigo.azurewebsites.net/</vt:lpwstr>
      </vt:variant>
      <vt:variant>
        <vt:lpwstr/>
      </vt:variant>
      <vt:variant>
        <vt:i4>7536641</vt:i4>
      </vt:variant>
      <vt:variant>
        <vt:i4>6</vt:i4>
      </vt:variant>
      <vt:variant>
        <vt:i4>0</vt:i4>
      </vt:variant>
      <vt:variant>
        <vt:i4>5</vt:i4>
      </vt:variant>
      <vt:variant>
        <vt:lpwstr>mailto:horus.oliveira@fatec.sp.gov.br</vt:lpwstr>
      </vt:variant>
      <vt:variant>
        <vt:lpwstr/>
      </vt:variant>
      <vt:variant>
        <vt:i4>655406</vt:i4>
      </vt:variant>
      <vt:variant>
        <vt:i4>3</vt:i4>
      </vt:variant>
      <vt:variant>
        <vt:i4>0</vt:i4>
      </vt:variant>
      <vt:variant>
        <vt:i4>5</vt:i4>
      </vt:variant>
      <vt:variant>
        <vt:lpwstr>mailto:gabriel.santos336@fatec.sp.gov.br</vt:lpwstr>
      </vt:variant>
      <vt:variant>
        <vt:lpwstr/>
      </vt:variant>
      <vt:variant>
        <vt:i4>5374078</vt:i4>
      </vt:variant>
      <vt:variant>
        <vt:i4>0</vt:i4>
      </vt:variant>
      <vt:variant>
        <vt:i4>0</vt:i4>
      </vt:variant>
      <vt:variant>
        <vt:i4>5</vt:i4>
      </vt:variant>
      <vt:variant>
        <vt:lpwstr>mailto:felipe.cordeiro6@fatec.sp.gov.br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Online2PDF.com</dc:creator>
  <cp:keywords/>
  <cp:lastModifiedBy>GABRIEL MARCOS DOS SANTOS</cp:lastModifiedBy>
  <cp:revision>7</cp:revision>
  <dcterms:created xsi:type="dcterms:W3CDTF">2023-10-10T04:36:00Z</dcterms:created>
  <dcterms:modified xsi:type="dcterms:W3CDTF">2023-10-10T04:56:00Z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2020-03-17T00:00:00Z</vt:filetime>
  </property>
  <property fmtid="{D5CDD505-2E9C-101B-9397-08002B2CF9AE}" pid="3" name="LastSaved">
    <vt:filetime>2020-03-17T00:00:00Z</vt:filetime>
  </property>
  <property fmtid="{D5CDD505-2E9C-101B-9397-08002B2CF9AE}" pid="4" name="ContentTypeId">
    <vt:lpwstr>0x01010062BD8BC3A981BC479AD7D054ACAB94B0</vt:lpwstr>
  </property>
  <property fmtid="{D5CDD505-2E9C-101B-9397-08002B2CF9AE}" pid="5" name="MediaServiceImageTags">
    <vt:lpwstr/>
  </property>
  <property fmtid="{D5CDD505-2E9C-101B-9397-08002B2CF9AE}" pid="6" name="MSIP_Label_ff380b4d-8a71-4241-982c-3816ad3ce8fc_Enabled">
    <vt:lpwstr>true</vt:lpwstr>
  </property>
  <property fmtid="{D5CDD505-2E9C-101B-9397-08002B2CF9AE}" pid="7" name="MSIP_Label_ff380b4d-8a71-4241-982c-3816ad3ce8fc_SetDate">
    <vt:lpwstr>2023-09-28T12:03:01Z</vt:lpwstr>
  </property>
  <property fmtid="{D5CDD505-2E9C-101B-9397-08002B2CF9AE}" pid="8" name="MSIP_Label_ff380b4d-8a71-4241-982c-3816ad3ce8fc_Method">
    <vt:lpwstr>Standard</vt:lpwstr>
  </property>
  <property fmtid="{D5CDD505-2E9C-101B-9397-08002B2CF9AE}" pid="9" name="MSIP_Label_ff380b4d-8a71-4241-982c-3816ad3ce8fc_Name">
    <vt:lpwstr>defa4170-0d19-0005-0004-bc88714345d2</vt:lpwstr>
  </property>
  <property fmtid="{D5CDD505-2E9C-101B-9397-08002B2CF9AE}" pid="10" name="MSIP_Label_ff380b4d-8a71-4241-982c-3816ad3ce8fc_SiteId">
    <vt:lpwstr>eabe64c5-68f5-4a76-8301-9577a679e449</vt:lpwstr>
  </property>
  <property fmtid="{D5CDD505-2E9C-101B-9397-08002B2CF9AE}" pid="11" name="MSIP_Label_ff380b4d-8a71-4241-982c-3816ad3ce8fc_ActionId">
    <vt:lpwstr>99d8d1fc-e8a5-496c-a106-311f4b21e593</vt:lpwstr>
  </property>
  <property fmtid="{D5CDD505-2E9C-101B-9397-08002B2CF9AE}" pid="12" name="MSIP_Label_ff380b4d-8a71-4241-982c-3816ad3ce8fc_ContentBits">
    <vt:lpwstr>0</vt:lpwstr>
  </property>
</Properties>
</file>